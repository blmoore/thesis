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9D5A51" w14:textId="77777777" w:rsidR="008E038E" w:rsidRDefault="008E038E">
      <w:pPr>
        <w:pStyle w:val="Title"/>
        <w:widowControl/>
        <w:spacing w:before="28" w:line="480" w:lineRule="auto"/>
      </w:pPr>
    </w:p>
    <w:p w14:paraId="619EB482" w14:textId="77777777" w:rsidR="008E038E" w:rsidRDefault="005A05F3">
      <w:pPr>
        <w:pStyle w:val="Title"/>
        <w:widowControl/>
        <w:spacing w:before="28" w:line="480" w:lineRule="auto"/>
      </w:pPr>
      <w:r>
        <w:t xml:space="preserve"> Integrating high-resolution chromatin signals to accurately model gene expression over time</w:t>
      </w:r>
    </w:p>
    <w:p w14:paraId="207FCC53" w14:textId="77777777" w:rsidR="008E038E" w:rsidRDefault="005A05F3">
      <w:pPr>
        <w:pStyle w:val="author"/>
        <w:widowControl/>
        <w:spacing w:before="28" w:after="240" w:line="480" w:lineRule="auto"/>
      </w:pPr>
      <w:r>
        <w:rPr>
          <w:b/>
          <w:bCs/>
        </w:rPr>
        <w:t>Benjamin L. Moore</w:t>
      </w:r>
    </w:p>
    <w:p w14:paraId="61CE519C" w14:textId="77777777" w:rsidR="008E038E" w:rsidRDefault="005A05F3">
      <w:pPr>
        <w:pStyle w:val="author"/>
        <w:widowControl/>
        <w:spacing w:before="28" w:after="240" w:line="480" w:lineRule="auto"/>
      </w:pPr>
      <w:ins w:id="0" w:author="Colin Semple" w:date="2012-12-03T18:59:00Z">
        <w:r>
          <w:rPr>
            <w:b/>
            <w:bCs/>
          </w:rPr>
          <w:t xml:space="preserve">MRC Human Genetics Unit, MRC IGMM </w:t>
        </w:r>
        <w:proofErr w:type="spellStart"/>
        <w:r>
          <w:rPr>
            <w:b/>
            <w:bCs/>
          </w:rPr>
          <w:t>etc</w:t>
        </w:r>
        <w:proofErr w:type="spellEnd"/>
        <w:r>
          <w:rPr>
            <w:b/>
            <w:bCs/>
          </w:rPr>
          <w:t xml:space="preserve"> </w:t>
        </w:r>
        <w:proofErr w:type="spellStart"/>
        <w:r>
          <w:rPr>
            <w:b/>
            <w:bCs/>
          </w:rPr>
          <w:t>etc</w:t>
        </w:r>
        <w:proofErr w:type="spellEnd"/>
        <w:r>
          <w:rPr>
            <w:b/>
            <w:bCs/>
          </w:rPr>
          <w:t xml:space="preserve"> </w:t>
        </w:r>
      </w:ins>
    </w:p>
    <w:p w14:paraId="431DB61F" w14:textId="77777777" w:rsidR="008E038E" w:rsidRDefault="005A05F3">
      <w:pPr>
        <w:pStyle w:val="author"/>
        <w:widowControl/>
        <w:spacing w:before="28" w:after="240" w:line="480" w:lineRule="auto"/>
      </w:pPr>
      <w:ins w:id="1" w:author="Colin Semple" w:date="2012-12-03T18:58:00Z">
        <w:r>
          <w:t xml:space="preserve">Supervisors: Colin A </w:t>
        </w:r>
        <w:proofErr w:type="spellStart"/>
        <w:r>
          <w:t>Semple</w:t>
        </w:r>
        <w:proofErr w:type="spellEnd"/>
        <w:r>
          <w:t>, Martin S Taylor, Stuart Aitken</w:t>
        </w:r>
      </w:ins>
    </w:p>
    <w:p w14:paraId="65E0A50B" w14:textId="77777777" w:rsidR="008E038E" w:rsidRDefault="005A05F3">
      <w:pPr>
        <w:pStyle w:val="centerpar"/>
        <w:spacing w:before="28" w:after="240" w:line="480" w:lineRule="auto"/>
      </w:pPr>
      <w:proofErr w:type="gramStart"/>
      <w:r>
        <w:rPr>
          <w:bCs/>
        </w:rPr>
        <w:t>10 week</w:t>
      </w:r>
      <w:proofErr w:type="gramEnd"/>
      <w:r>
        <w:rPr>
          <w:bCs/>
        </w:rPr>
        <w:t xml:space="preserve"> report </w:t>
      </w:r>
    </w:p>
    <w:p w14:paraId="76287268" w14:textId="77777777" w:rsidR="008E038E" w:rsidRDefault="005A05F3">
      <w:pPr>
        <w:pStyle w:val="centerpar"/>
        <w:spacing w:before="28" w:after="240" w:line="480" w:lineRule="auto"/>
      </w:pPr>
      <w:r>
        <w:rPr>
          <w:bCs/>
        </w:rPr>
        <w:t xml:space="preserve">03/12/2012  </w:t>
      </w:r>
    </w:p>
    <w:p w14:paraId="08B9F0B4" w14:textId="77777777" w:rsidR="008E038E" w:rsidRDefault="008E038E">
      <w:pPr>
        <w:pStyle w:val="centerpar"/>
        <w:spacing w:before="28" w:after="240" w:line="480" w:lineRule="auto"/>
      </w:pPr>
    </w:p>
    <w:p w14:paraId="6053D2AD" w14:textId="77777777" w:rsidR="008E038E" w:rsidRDefault="008E038E">
      <w:pPr>
        <w:pStyle w:val="centerpar"/>
        <w:spacing w:before="28" w:after="240" w:line="480" w:lineRule="auto"/>
      </w:pPr>
    </w:p>
    <w:p w14:paraId="0AC613EA" w14:textId="77777777" w:rsidR="008E038E" w:rsidRDefault="008E038E">
      <w:pPr>
        <w:keepNext/>
        <w:spacing w:before="28" w:after="240" w:line="480" w:lineRule="auto"/>
        <w:jc w:val="left"/>
      </w:pPr>
    </w:p>
    <w:p w14:paraId="6BF69C0C" w14:textId="77777777" w:rsidR="008E038E" w:rsidRDefault="005A05F3">
      <w:pPr>
        <w:pStyle w:val="Heading1"/>
        <w:pageBreakBefore/>
        <w:widowControl/>
        <w:spacing w:before="28" w:after="240" w:line="480" w:lineRule="auto"/>
      </w:pPr>
      <w:r>
        <w:lastRenderedPageBreak/>
        <w:t>Introduction</w:t>
      </w:r>
    </w:p>
    <w:p w14:paraId="6ECD605B" w14:textId="77777777" w:rsidR="008E038E" w:rsidRDefault="005A05F3">
      <w:pPr>
        <w:spacing w:before="28" w:after="240" w:line="480" w:lineRule="auto"/>
      </w:pPr>
      <w:r>
        <w:t>Large-scale chromatin data has recently been produced by multiple consortia, notable the ENCODE</w:t>
      </w:r>
      <w:r>
        <w:rPr>
          <w:position w:val="12"/>
          <w:sz w:val="16"/>
          <w:szCs w:val="16"/>
        </w:rPr>
        <w:t>1</w:t>
      </w:r>
      <w:r>
        <w:t xml:space="preserve"> and NIH Roadmap </w:t>
      </w:r>
      <w:proofErr w:type="spellStart"/>
      <w:r>
        <w:t>Epigenomics</w:t>
      </w:r>
      <w:proofErr w:type="spellEnd"/>
      <w:r>
        <w:rPr>
          <w:position w:val="12"/>
          <w:sz w:val="16"/>
          <w:szCs w:val="16"/>
        </w:rPr>
        <w:t>2</w:t>
      </w:r>
      <w:r>
        <w:t xml:space="preserve"> projects. The breadth and depth of this new data offers unprecedented opportunities to further our understanding regarding the fundamental biology of the chromatin landscape. While </w:t>
      </w:r>
      <w:ins w:id="2" w:author="Colin Semple" w:date="2012-12-03T17:10:00Z">
        <w:r>
          <w:t xml:space="preserve">many </w:t>
        </w:r>
      </w:ins>
      <w:r>
        <w:t xml:space="preserve">histone modifications </w:t>
      </w:r>
      <w:ins w:id="3" w:author="Colin Semple" w:date="2012-12-03T17:10:00Z">
        <w:r>
          <w:t xml:space="preserve">can </w:t>
        </w:r>
      </w:ins>
      <w:r>
        <w:t xml:space="preserve">now </w:t>
      </w:r>
      <w:ins w:id="4" w:author="Colin Semple" w:date="2012-12-03T17:10:00Z">
        <w:r>
          <w:t>be</w:t>
        </w:r>
      </w:ins>
      <w:r>
        <w:t xml:space="preserve"> quantif</w:t>
      </w:r>
      <w:ins w:id="5" w:author="Colin Semple" w:date="2012-12-03T17:10:00Z">
        <w:r>
          <w:t>ied</w:t>
        </w:r>
      </w:ins>
      <w:r>
        <w:t xml:space="preserve"> experimentally,</w:t>
      </w:r>
      <w:r>
        <w:rPr>
          <w:position w:val="12"/>
          <w:sz w:val="16"/>
          <w:szCs w:val="16"/>
        </w:rPr>
        <w:t>3,4</w:t>
      </w:r>
      <w:r>
        <w:t xml:space="preserve"> an integrated understanding of general mechanisms </w:t>
      </w:r>
      <w:ins w:id="6" w:author="Colin Semple" w:date="2012-12-03T17:14:00Z">
        <w:r>
          <w:t>underlying</w:t>
        </w:r>
      </w:ins>
      <w:r>
        <w:t xml:space="preserve"> the cause</w:t>
      </w:r>
      <w:ins w:id="7" w:author="Colin Semple" w:date="2012-12-03T17:14:00Z">
        <w:r>
          <w:t>s</w:t>
        </w:r>
      </w:ins>
      <w:r>
        <w:t xml:space="preserve"> or effect</w:t>
      </w:r>
      <w:ins w:id="8" w:author="Colin Semple" w:date="2012-12-03T17:14:00Z">
        <w:r>
          <w:t>s</w:t>
        </w:r>
      </w:ins>
      <w:r>
        <w:t xml:space="preserve"> of these marks lags behind. A 2011 opinion piece asked the question “Histone modification: cause or cog? ”</w:t>
      </w:r>
      <w:r>
        <w:rPr>
          <w:position w:val="12"/>
          <w:sz w:val="16"/>
          <w:szCs w:val="16"/>
        </w:rPr>
        <w:t>5</w:t>
      </w:r>
      <w:r>
        <w:t xml:space="preserve"> </w:t>
      </w:r>
      <w:proofErr w:type="gramStart"/>
      <w:r>
        <w:t>and</w:t>
      </w:r>
      <w:proofErr w:type="gramEnd"/>
      <w:r>
        <w:t xml:space="preserve"> speculated that nucleosome modifications could be by-products of transcription machinery, as opposed to the “histone code” hypothesis which suggests that histone modifications are placed to direct alterations in chromatin state. This latter hypothesis is often tacitly invoked in the chromatin literature, wherein a mark may be described as “repressive” or “activating” despite only the observation of a correlative relationship.</w:t>
      </w:r>
      <w:r>
        <w:rPr>
          <w:position w:val="12"/>
          <w:sz w:val="16"/>
          <w:szCs w:val="16"/>
        </w:rPr>
        <w:t>5</w:t>
      </w:r>
      <w:r>
        <w:t xml:space="preserve"> Similarly, the higher-order </w:t>
      </w:r>
      <w:proofErr w:type="spellStart"/>
      <w:r>
        <w:t>organisation</w:t>
      </w:r>
      <w:proofErr w:type="spellEnd"/>
      <w:r>
        <w:t xml:space="preserve"> of chromatin, while known </w:t>
      </w:r>
      <w:proofErr w:type="gramStart"/>
      <w:r>
        <w:t>the be</w:t>
      </w:r>
      <w:proofErr w:type="gramEnd"/>
      <w:r>
        <w:t xml:space="preserve"> an important factor in transcription, remains poorly understood mechanistically.</w:t>
      </w:r>
      <w:r>
        <w:rPr>
          <w:position w:val="12"/>
          <w:sz w:val="16"/>
          <w:szCs w:val="16"/>
        </w:rPr>
        <w:t>6</w:t>
      </w:r>
      <w:r>
        <w:t xml:space="preserve"> </w:t>
      </w:r>
      <w:ins w:id="9" w:author="Colin Semple" w:date="2012-12-03T17:21:00Z">
        <w:r>
          <w:t xml:space="preserve">However, the recent </w:t>
        </w:r>
        <w:proofErr w:type="gramStart"/>
        <w:r>
          <w:t>flood of data from high throughput sequencing technologies have</w:t>
        </w:r>
        <w:proofErr w:type="gramEnd"/>
        <w:r>
          <w:t xml:space="preserve"> provided</w:t>
        </w:r>
      </w:ins>
      <w:ins w:id="10" w:author="Colin Semple" w:date="2012-12-03T17:22:00Z">
        <w:r>
          <w:t xml:space="preserve"> fascinating new glimpses of the ways chromatin and transcription are functionally related.</w:t>
        </w:r>
      </w:ins>
    </w:p>
    <w:p w14:paraId="57F687C1" w14:textId="77777777" w:rsidR="008E038E" w:rsidRDefault="005A05F3">
      <w:pPr>
        <w:spacing w:before="28" w:after="240" w:line="480" w:lineRule="auto"/>
      </w:pPr>
      <w:r>
        <w:t xml:space="preserve">Recent studies have shown convincingly that local chromatin state measurements can accurately predict expression levels of genes on a genome-wide basis. </w:t>
      </w:r>
      <w:proofErr w:type="spellStart"/>
      <w:r>
        <w:t>Tippmann</w:t>
      </w:r>
      <w:proofErr w:type="spellEnd"/>
      <w:r>
        <w:t xml:space="preserve"> </w:t>
      </w:r>
      <w:r>
        <w:rPr>
          <w:i/>
          <w:iCs/>
        </w:rPr>
        <w:t>et al.</w:t>
      </w:r>
      <w:r>
        <w:t>,</w:t>
      </w:r>
      <w:r>
        <w:rPr>
          <w:position w:val="12"/>
          <w:sz w:val="16"/>
          <w:szCs w:val="16"/>
        </w:rPr>
        <w:t>7</w:t>
      </w:r>
      <w:r>
        <w:t xml:space="preserve"> designed a linear model to predict steady-state mRNA levels in mouse (</w:t>
      </w:r>
      <w:proofErr w:type="spellStart"/>
      <w:r>
        <w:rPr>
          <w:i/>
          <w:iCs/>
        </w:rPr>
        <w:t>Mus</w:t>
      </w:r>
      <w:proofErr w:type="spellEnd"/>
      <w:r>
        <w:rPr>
          <w:i/>
          <w:iCs/>
        </w:rPr>
        <w:t xml:space="preserve"> </w:t>
      </w:r>
      <w:proofErr w:type="spellStart"/>
      <w:r>
        <w:rPr>
          <w:i/>
          <w:iCs/>
        </w:rPr>
        <w:t>musculus</w:t>
      </w:r>
      <w:proofErr w:type="spellEnd"/>
      <w:r>
        <w:t>) embryonic stem cells based on just four predictors: 3 histone modifications and Pol-II occupancy. Remarkably, the linear model was found to explain 84.6% of an estimated 91% maximal variance that could be explained (as calculated through a detailed determination of noise). An additional finding of this study was that mRNA half-life and microRNA mediated transcript degradation both had relatively minor influence</w:t>
      </w:r>
      <w:ins w:id="11" w:author="Colin Semple" w:date="2012-12-03T17:16:00Z">
        <w:r>
          <w:t>s</w:t>
        </w:r>
      </w:ins>
      <w:r>
        <w:t xml:space="preserve"> on steady-state mRNA levels, with the authors </w:t>
      </w:r>
      <w:proofErr w:type="gramStart"/>
      <w:r>
        <w:t>concluding that</w:t>
      </w:r>
      <w:proofErr w:type="gramEnd"/>
      <w:ins w:id="12" w:author="Colin Semple" w:date="2012-12-03T17:16:00Z">
        <w:r>
          <w:t xml:space="preserve"> </w:t>
        </w:r>
      </w:ins>
      <w:r>
        <w:t>“the lion’s share of regulatory contribution is at the level of mRNA synthesis and predictable from chromatin alone.”</w:t>
      </w:r>
      <w:r>
        <w:rPr>
          <w:position w:val="12"/>
          <w:sz w:val="16"/>
          <w:szCs w:val="16"/>
        </w:rPr>
        <w:t>7</w:t>
      </w:r>
      <w:r>
        <w:t xml:space="preserve"> An independent study used a similar regression modelling approach to chromatin and transcription factor data and again concluded that models built with histone </w:t>
      </w:r>
      <w:r>
        <w:lastRenderedPageBreak/>
        <w:t>modifications and chromatin accessibility data were almost as accurate as those which also included binding data for 12 transcription factors.</w:t>
      </w:r>
      <w:r>
        <w:rPr>
          <w:position w:val="12"/>
          <w:sz w:val="16"/>
          <w:szCs w:val="16"/>
        </w:rPr>
        <w:t>8</w:t>
      </w:r>
      <w:r>
        <w:t xml:space="preserve"> </w:t>
      </w:r>
    </w:p>
    <w:p w14:paraId="27C2EB54" w14:textId="77777777" w:rsidR="008E038E" w:rsidRDefault="005A05F3">
      <w:pPr>
        <w:spacing w:before="28" w:after="240" w:line="480" w:lineRule="auto"/>
      </w:pPr>
      <w:r>
        <w:t xml:space="preserve">A </w:t>
      </w:r>
      <w:ins w:id="13" w:author="Colin Semple" w:date="2012-12-03T17:18:00Z">
        <w:r>
          <w:t xml:space="preserve">recent </w:t>
        </w:r>
      </w:ins>
      <w:r>
        <w:t xml:space="preserve">key study </w:t>
      </w:r>
      <w:ins w:id="14" w:author="Colin Semple" w:date="2012-12-03T17:18:00Z">
        <w:r>
          <w:t>from the</w:t>
        </w:r>
      </w:ins>
      <w:r>
        <w:t xml:space="preserve"> ENCODE </w:t>
      </w:r>
      <w:ins w:id="15" w:author="Colin Semple" w:date="2012-12-03T17:18:00Z">
        <w:r>
          <w:t xml:space="preserve">consortium used chromatin </w:t>
        </w:r>
      </w:ins>
      <w:ins w:id="16" w:author="Colin Semple" w:date="2012-12-03T17:19:00Z">
        <w:r>
          <w:t xml:space="preserve">(ChIP-seq) </w:t>
        </w:r>
      </w:ins>
      <w:r>
        <w:t>data</w:t>
      </w:r>
      <w:ins w:id="17" w:author="Colin Semple" w:date="2012-12-03T17:19:00Z">
        <w:r>
          <w:t>sets</w:t>
        </w:r>
      </w:ins>
      <w:r>
        <w:t xml:space="preserve"> to predict gene expression in a range of cell types as measured by a variety of experimental techniques.</w:t>
      </w:r>
      <w:r>
        <w:rPr>
          <w:position w:val="12"/>
          <w:sz w:val="16"/>
          <w:szCs w:val="16"/>
        </w:rPr>
        <w:t>9</w:t>
      </w:r>
      <w:r>
        <w:t xml:space="preserve"> The authors here developed a two-stage model which first attempts to classify each transcription start site (TSS) into </w:t>
      </w:r>
      <w:proofErr w:type="gramStart"/>
      <w:r>
        <w:t>an ‘on’</w:t>
      </w:r>
      <w:proofErr w:type="gramEnd"/>
      <w:r>
        <w:t xml:space="preserve"> or ‘off’ state using a powerful ensemble classifier technique called Random Forests</w:t>
      </w:r>
      <w:ins w:id="18" w:author="Colin Semple" w:date="2012-12-03T17:20:00Z">
        <w:r>
          <w:t xml:space="preserve"> </w:t>
        </w:r>
      </w:ins>
      <w:r>
        <w:t xml:space="preserve">(RF). The second stage of the model used the same range of histone modifications as regressors in a simple linear modelling framework to quantify predicted expression. This approach proved </w:t>
      </w:r>
      <w:ins w:id="19" w:author="Colin Semple" w:date="2012-12-03T17:20:00Z">
        <w:r>
          <w:t xml:space="preserve">very </w:t>
        </w:r>
      </w:ins>
      <w:r>
        <w:t>successful, producing a median Pearson correlation coefficient (</w:t>
      </w:r>
      <w:r>
        <w:rPr>
          <w:i/>
          <w:iCs/>
        </w:rPr>
        <w:t>r</w:t>
      </w:r>
      <w:r>
        <w:t>) between predicted and empirical expression levels using 10-fold cross-validation of 0.83 across all cell lines and expression level technologies.</w:t>
      </w:r>
      <w:r>
        <w:rPr>
          <w:position w:val="12"/>
          <w:sz w:val="16"/>
          <w:szCs w:val="16"/>
        </w:rPr>
        <w:t>9</w:t>
      </w:r>
      <w:r>
        <w:t xml:space="preserve"> Ultimately, this study highlighted cap analysis of gene expression (CAGE) as the technology, relative to RNA-Seq and RNA-PET, which produced the most predictable expression response. </w:t>
      </w:r>
    </w:p>
    <w:p w14:paraId="7BCAC4C9" w14:textId="77777777" w:rsidR="008E038E" w:rsidRDefault="005A05F3">
      <w:pPr>
        <w:spacing w:before="28" w:after="240" w:line="480" w:lineRule="auto"/>
      </w:pPr>
      <w:r>
        <w:t xml:space="preserve">These recent publications highlight the importance and relevance of advancing our understanding of chromatin biology; this is a general aim </w:t>
      </w:r>
      <w:proofErr w:type="gramStart"/>
      <w:r>
        <w:t>I</w:t>
      </w:r>
      <w:proofErr w:type="gramEnd"/>
      <w:r>
        <w:t xml:space="preserve"> hope to achieve through improving and extending upon the above analyses.</w:t>
      </w:r>
      <w:ins w:id="20" w:author="Colin Semple" w:date="2012-12-03T17:24:00Z">
        <w:r>
          <w:t xml:space="preserve"> </w:t>
        </w:r>
        <w:proofErr w:type="gramStart"/>
        <w:r>
          <w:t>I</w:t>
        </w:r>
        <w:proofErr w:type="gramEnd"/>
        <w:r>
          <w:t xml:space="preserve"> have extended these approaches to the examination of </w:t>
        </w:r>
      </w:ins>
      <w:ins w:id="21" w:author="Colin Semple" w:date="2012-12-03T17:25:00Z">
        <w:r>
          <w:t xml:space="preserve">CAGE </w:t>
        </w:r>
      </w:ins>
      <w:ins w:id="22" w:author="Colin Semple" w:date="2012-12-03T17:24:00Z">
        <w:r>
          <w:t>timecourse expression data</w:t>
        </w:r>
      </w:ins>
      <w:ins w:id="23" w:author="Colin Semple" w:date="2012-12-03T17:26:00Z">
        <w:r>
          <w:t xml:space="preserve"> arising from the ongoing FANTOM5 consortium (</w:t>
        </w:r>
      </w:ins>
      <w:ins w:id="24" w:author="Colin Semple" w:date="2012-12-03T17:27:00Z">
        <w:r>
          <w:t xml:space="preserve">add website </w:t>
        </w:r>
      </w:ins>
      <w:ins w:id="25" w:author="Colin Semple" w:date="2012-12-03T17:26:00Z">
        <w:r>
          <w:t>ref)</w:t>
        </w:r>
      </w:ins>
      <w:ins w:id="26" w:author="Colin Semple" w:date="2012-12-03T17:27:00Z">
        <w:r>
          <w:t xml:space="preserve"> and have begun to explore the role</w:t>
        </w:r>
      </w:ins>
      <w:ins w:id="27" w:author="Colin Semple" w:date="2012-12-03T17:28:00Z">
        <w:r>
          <w:t>s</w:t>
        </w:r>
      </w:ins>
      <w:ins w:id="28" w:author="Colin Semple" w:date="2012-12-03T17:27:00Z">
        <w:r>
          <w:t xml:space="preserve"> of higher order structure in linear models of gene expression.</w:t>
        </w:r>
      </w:ins>
    </w:p>
    <w:p w14:paraId="2CEC59F8" w14:textId="77777777" w:rsidR="008E038E" w:rsidRDefault="005A05F3">
      <w:pPr>
        <w:pStyle w:val="Heading1"/>
        <w:pageBreakBefore/>
        <w:widowControl/>
        <w:spacing w:before="28" w:after="240" w:line="480" w:lineRule="auto"/>
      </w:pPr>
      <w:r>
        <w:lastRenderedPageBreak/>
        <w:t xml:space="preserve">Preliminary </w:t>
      </w:r>
      <w:ins w:id="29" w:author="Colin Semple" w:date="2012-12-03T17:29:00Z">
        <w:r>
          <w:t>data</w:t>
        </w:r>
      </w:ins>
    </w:p>
    <w:p w14:paraId="024437D2" w14:textId="77777777" w:rsidR="008E038E" w:rsidRDefault="005A05F3">
      <w:pPr>
        <w:spacing w:before="28" w:after="240" w:line="480" w:lineRule="auto"/>
      </w:pPr>
      <w:r>
        <w:t xml:space="preserve">Following on from Dong </w:t>
      </w:r>
      <w:r>
        <w:rPr>
          <w:i/>
          <w:iCs/>
        </w:rPr>
        <w:t>et al.</w:t>
      </w:r>
      <w:r>
        <w:t>,</w:t>
      </w:r>
      <w:r>
        <w:rPr>
          <w:position w:val="12"/>
          <w:sz w:val="16"/>
          <w:szCs w:val="16"/>
        </w:rPr>
        <w:t>9</w:t>
      </w:r>
      <w:r>
        <w:t xml:space="preserve"> </w:t>
      </w:r>
      <w:proofErr w:type="gramStart"/>
      <w:r>
        <w:t>I</w:t>
      </w:r>
      <w:proofErr w:type="gramEnd"/>
      <w:r>
        <w:t xml:space="preserve"> first reimplemented the published </w:t>
      </w:r>
      <w:ins w:id="30" w:author="Colin Semple" w:date="2012-12-03T17:29:00Z">
        <w:r>
          <w:t xml:space="preserve">ENCODE </w:t>
        </w:r>
      </w:ins>
      <w:r>
        <w:t xml:space="preserve">modelling framework to ensure I could replicate their results. In doing so I was also able to analyse the strengths </w:t>
      </w:r>
      <w:ins w:id="31" w:author="Colin Semple" w:date="2012-12-03T17:29:00Z">
        <w:r>
          <w:t xml:space="preserve">and caveats </w:t>
        </w:r>
      </w:ins>
      <w:r>
        <w:t xml:space="preserve">of their approach; surprisingly the two-step classification then regression </w:t>
      </w:r>
      <w:ins w:id="32" w:author="Colin Semple" w:date="2012-12-03T17:30:00Z">
        <w:r>
          <w:t xml:space="preserve">(firstly assessing a gene as ‘on or ‘off’, then predicting expression level) </w:t>
        </w:r>
      </w:ins>
      <w:r>
        <w:t xml:space="preserve">added little additional accuracy relative to a simple linear regression model </w:t>
      </w:r>
      <w:ins w:id="33" w:author="Colin Semple" w:date="2012-12-03T17:31:00Z">
        <w:r>
          <w:t xml:space="preserve">predicting expression levels </w:t>
        </w:r>
      </w:ins>
      <w:r>
        <w:t xml:space="preserve">using the same set of regressors (Fig. </w:t>
      </w:r>
      <w:r>
        <w:fldChar w:fldCharType="begin"/>
      </w:r>
      <w:r>
        <w:instrText>REF Mfig_TwoStepvsSimple \h</w:instrText>
      </w:r>
      <w:r>
        <w:fldChar w:fldCharType="separate"/>
      </w:r>
      <w:r>
        <w:t>Error: Reference source not found</w:t>
      </w:r>
      <w:r>
        <w:fldChar w:fldCharType="end"/>
      </w:r>
      <w:r>
        <w:t xml:space="preserve">). </w:t>
      </w:r>
    </w:p>
    <w:p w14:paraId="0E1E13A9" w14:textId="77777777" w:rsidR="008E038E" w:rsidRDefault="005A05F3">
      <w:pPr>
        <w:pStyle w:val="centerpar"/>
        <w:spacing w:before="28" w:after="240" w:line="480" w:lineRule="auto"/>
      </w:pPr>
      <w:r>
        <w:rPr>
          <w:noProof/>
        </w:rPr>
        <w:drawing>
          <wp:inline distT="0" distB="0" distL="0" distR="0" wp14:anchorId="5F411413" wp14:editId="5EAC10D1">
            <wp:extent cx="3797300" cy="37973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797300" cy="3797300"/>
                    </a:xfrm>
                    <a:prstGeom prst="rect">
                      <a:avLst/>
                    </a:prstGeom>
                    <a:noFill/>
                    <a:ln w="9525">
                      <a:noFill/>
                      <a:miter lim="800000"/>
                      <a:headEnd/>
                      <a:tailEnd/>
                    </a:ln>
                  </pic:spPr>
                </pic:pic>
              </a:graphicData>
            </a:graphic>
          </wp:inline>
        </w:drawing>
      </w:r>
      <w:r>
        <w:t xml:space="preserve"> </w:t>
      </w:r>
    </w:p>
    <w:p w14:paraId="32E4FFDB" w14:textId="77777777" w:rsidR="008E038E" w:rsidRDefault="005A05F3">
      <w:pPr>
        <w:pStyle w:val="Caption"/>
        <w:spacing w:before="28" w:after="240" w:line="480" w:lineRule="auto"/>
        <w:jc w:val="center"/>
      </w:pPr>
      <w:r>
        <w:rPr>
          <w:sz w:val="18"/>
        </w:rPr>
        <w:t xml:space="preserve">Figure </w:t>
      </w:r>
      <w:bookmarkStart w:id="34" w:name="BMfig_TwoStepvsSimple"/>
      <w:r>
        <w:rPr>
          <w:sz w:val="18"/>
        </w:rPr>
        <w:t>1</w:t>
      </w:r>
      <w:bookmarkEnd w:id="34"/>
      <w:r>
        <w:rPr>
          <w:sz w:val="18"/>
        </w:rPr>
        <w:t>: Comparison of classification-regression model (</w:t>
      </w:r>
      <w:r>
        <w:rPr>
          <w:i/>
          <w:iCs/>
          <w:sz w:val="18"/>
        </w:rPr>
        <w:t>upper</w:t>
      </w:r>
      <w:r>
        <w:rPr>
          <w:sz w:val="18"/>
        </w:rPr>
        <w:t>) with simple linear regression model (</w:t>
      </w:r>
      <w:r>
        <w:rPr>
          <w:i/>
          <w:iCs/>
          <w:sz w:val="18"/>
        </w:rPr>
        <w:t>lower</w:t>
      </w:r>
      <w:r>
        <w:rPr>
          <w:sz w:val="18"/>
        </w:rPr>
        <w:t xml:space="preserve">) </w:t>
      </w:r>
      <w:ins w:id="35" w:author="Colin Semple" w:date="2012-12-03T17:35:00Z">
        <w:r>
          <w:rPr>
            <w:sz w:val="18"/>
          </w:rPr>
          <w:t xml:space="preserve">recalculated </w:t>
        </w:r>
      </w:ins>
      <w:r>
        <w:rPr>
          <w:sz w:val="18"/>
        </w:rPr>
        <w:t xml:space="preserve">following Dong </w:t>
      </w:r>
      <w:r>
        <w:rPr>
          <w:i/>
          <w:iCs/>
          <w:sz w:val="18"/>
        </w:rPr>
        <w:t>et al.</w:t>
      </w:r>
      <w:r>
        <w:rPr>
          <w:position w:val="14"/>
          <w:sz w:val="10"/>
          <w:szCs w:val="16"/>
        </w:rPr>
        <w:t>9</w:t>
      </w:r>
      <w:r>
        <w:rPr>
          <w:sz w:val="18"/>
        </w:rPr>
        <w:t xml:space="preserve"> Scatterplots of predicted against empirical</w:t>
      </w:r>
      <w:ins w:id="36" w:author="Colin Semple" w:date="2012-12-03T17:32:00Z">
        <w:r>
          <w:rPr>
            <w:sz w:val="18"/>
          </w:rPr>
          <w:t xml:space="preserve"> (‘Actual’</w:t>
        </w:r>
        <w:proofErr w:type="gramStart"/>
        <w:r>
          <w:rPr>
            <w:sz w:val="18"/>
          </w:rPr>
          <w:t>)</w:t>
        </w:r>
      </w:ins>
      <w:r>
        <w:rPr>
          <w:sz w:val="18"/>
        </w:rPr>
        <w:t xml:space="preserve">  expression</w:t>
      </w:r>
      <w:proofErr w:type="gramEnd"/>
      <w:r>
        <w:rPr>
          <w:sz w:val="18"/>
        </w:rPr>
        <w:t xml:space="preserve"> values for both methods are shown (</w:t>
      </w:r>
      <w:r>
        <w:rPr>
          <w:i/>
          <w:iCs/>
          <w:sz w:val="18"/>
        </w:rPr>
        <w:t>left</w:t>
      </w:r>
      <w:r>
        <w:rPr>
          <w:sz w:val="18"/>
        </w:rPr>
        <w:t>) along with frequency distributions of predicted and observed expression levels (</w:t>
      </w:r>
      <w:r>
        <w:rPr>
          <w:i/>
          <w:iCs/>
          <w:sz w:val="18"/>
        </w:rPr>
        <w:t>right</w:t>
      </w:r>
      <w:r>
        <w:rPr>
          <w:sz w:val="18"/>
        </w:rPr>
        <w:t>). Scatterplots are annotated with Pearson’s correlation coefficient (</w:t>
      </w:r>
      <w:r>
        <w:rPr>
          <w:i/>
          <w:iCs/>
          <w:sz w:val="18"/>
        </w:rPr>
        <w:t>r</w:t>
      </w:r>
      <w:r>
        <w:rPr>
          <w:sz w:val="18"/>
        </w:rPr>
        <w:t xml:space="preserve">) and the root mean squared error (RMSE); the black line describes </w:t>
      </w:r>
      <w:r>
        <w:rPr>
          <w:i/>
          <w:iCs/>
          <w:sz w:val="18"/>
        </w:rPr>
        <w:t>y</w:t>
      </w:r>
      <w:r>
        <w:rPr>
          <w:sz w:val="18"/>
        </w:rPr>
        <w:t>=</w:t>
      </w:r>
      <w:r>
        <w:rPr>
          <w:i/>
          <w:iCs/>
          <w:sz w:val="18"/>
        </w:rPr>
        <w:t>x</w:t>
      </w:r>
      <w:r>
        <w:rPr>
          <w:sz w:val="18"/>
        </w:rPr>
        <w:t xml:space="preserve">. </w:t>
      </w:r>
      <w:r>
        <w:fldChar w:fldCharType="begin"/>
      </w:r>
      <w:r>
        <w:instrText>TC " " \l 1</w:instrText>
      </w:r>
      <w:r>
        <w:fldChar w:fldCharType="end"/>
      </w:r>
    </w:p>
    <w:p w14:paraId="16384DA7" w14:textId="0B75CB96" w:rsidR="008E038E" w:rsidRDefault="005A05F3">
      <w:pPr>
        <w:spacing w:before="28" w:after="240" w:line="480" w:lineRule="auto"/>
      </w:pPr>
      <w:proofErr w:type="gramStart"/>
      <w:r>
        <w:lastRenderedPageBreak/>
        <w:t>A</w:t>
      </w:r>
      <w:proofErr w:type="gramEnd"/>
      <w:r>
        <w:t xml:space="preserve"> </w:t>
      </w:r>
      <w:ins w:id="37" w:author="Colin Semple" w:date="2012-12-03T17:39:00Z">
        <w:r>
          <w:t>innovative</w:t>
        </w:r>
      </w:ins>
      <w:r>
        <w:t xml:space="preserve"> element of Dong </w:t>
      </w:r>
      <w:r>
        <w:rPr>
          <w:i/>
          <w:iCs/>
        </w:rPr>
        <w:t>et al.</w:t>
      </w:r>
      <w:r>
        <w:t xml:space="preserve">’s modelling approach is the ‘bestbin’ method of matching chromatin measurements to the expression of a given TSS. </w:t>
      </w:r>
      <w:proofErr w:type="gramStart"/>
      <w:r>
        <w:t>This strategy first bins</w:t>
      </w:r>
      <w:proofErr w:type="gramEnd"/>
      <w:r>
        <w:t xml:space="preserve"> normalised signal intensities into 40×100 </w:t>
      </w:r>
      <w:proofErr w:type="spellStart"/>
      <w:r>
        <w:t>bp</w:t>
      </w:r>
      <w:proofErr w:type="spellEnd"/>
      <w:r>
        <w:t xml:space="preserve"> bins </w:t>
      </w:r>
      <w:ins w:id="38" w:author="Colin Semple" w:date="2012-12-03T17:37:00Z">
        <w:r>
          <w:t>across</w:t>
        </w:r>
      </w:ins>
      <w:ins w:id="39" w:author="Colin Semple" w:date="2012-12-03T17:38:00Z">
        <w:r>
          <w:t xml:space="preserve"> an interval of X </w:t>
        </w:r>
        <w:proofErr w:type="spellStart"/>
        <w:r>
          <w:t>bp</w:t>
        </w:r>
        <w:proofErr w:type="spellEnd"/>
        <w:r>
          <w:t xml:space="preserve"> around</w:t>
        </w:r>
      </w:ins>
      <w:ins w:id="40" w:author="Colin Semple" w:date="2012-12-03T17:37:00Z">
        <w:r>
          <w:t xml:space="preserve"> </w:t>
        </w:r>
      </w:ins>
      <w:r>
        <w:t xml:space="preserve">the TSS, and adds an additional bin representing the remaining gene body. Then the correlation between the signal of a given mark and the expression of a TSS across all genes is measured — the bin producing the highest correlation is </w:t>
      </w:r>
      <w:ins w:id="41" w:author="Colin Semple" w:date="2012-12-03T17:38:00Z">
        <w:r>
          <w:t xml:space="preserve">designated as </w:t>
        </w:r>
      </w:ins>
      <w:r>
        <w:t>the ‘bestbin’ and that bin’s signal intensity in then taken forward for the full model. This was shown to raise the correlation (between predicted and observed expression) by 0.1 in the simple regression model, an increase in accuracy of almost 13%, relative to simply taking the average value across all bins.</w:t>
      </w:r>
      <w:r>
        <w:rPr>
          <w:position w:val="12"/>
          <w:sz w:val="16"/>
          <w:szCs w:val="16"/>
        </w:rPr>
        <w:t>9</w:t>
      </w:r>
      <w:r>
        <w:t xml:space="preserve"> </w:t>
      </w:r>
    </w:p>
    <w:p w14:paraId="0907B206" w14:textId="78F4CDB4" w:rsidR="008E038E" w:rsidRDefault="005A05F3">
      <w:pPr>
        <w:spacing w:before="28" w:after="240" w:line="480" w:lineRule="auto"/>
      </w:pPr>
      <w:r>
        <w:t xml:space="preserve">I attempted to improve the accuracy of predicted expression values produced by Dong </w:t>
      </w:r>
      <w:r>
        <w:rPr>
          <w:i/>
          <w:iCs/>
        </w:rPr>
        <w:t>et al.</w:t>
      </w:r>
      <w:r>
        <w:t xml:space="preserve"> through two methods: increasing the number of informative regressors and increasing the complexity of the model by adding interaction terms and/or non-linear components. While Dong </w:t>
      </w:r>
      <w:r>
        <w:rPr>
          <w:i/>
          <w:iCs/>
        </w:rPr>
        <w:t>et al.</w:t>
      </w:r>
      <w:r>
        <w:t xml:space="preserve"> included broad coverage of different histone </w:t>
      </w:r>
      <w:proofErr w:type="gramStart"/>
      <w:r>
        <w:t>modifications,</w:t>
      </w:r>
      <w:proofErr w:type="gramEnd"/>
      <w:r>
        <w:t xml:space="preserve"> they did not investigate the impact of higher-order chromatin data. For this reason, I matched the TSS positions used in Dong </w:t>
      </w:r>
      <w:r>
        <w:rPr>
          <w:i/>
          <w:iCs/>
        </w:rPr>
        <w:t>et al.</w:t>
      </w:r>
      <w:r>
        <w:t xml:space="preserve"> with </w:t>
      </w:r>
      <w:proofErr w:type="gramStart"/>
      <w:r>
        <w:t>previously-published</w:t>
      </w:r>
      <w:proofErr w:type="gramEnd"/>
      <w:r>
        <w:t xml:space="preserve"> genome-wide interaction probabilities measured using the Hi-C experimental technique.</w:t>
      </w:r>
      <w:r>
        <w:rPr>
          <w:position w:val="12"/>
          <w:sz w:val="16"/>
          <w:szCs w:val="16"/>
        </w:rPr>
        <w:t>10</w:t>
      </w:r>
      <w:r>
        <w:t xml:space="preserve"> </w:t>
      </w:r>
      <w:proofErr w:type="gramStart"/>
      <w:r>
        <w:t>I</w:t>
      </w:r>
      <w:proofErr w:type="gramEnd"/>
      <w:r>
        <w:t xml:space="preserve"> then used these values as an additional </w:t>
      </w:r>
      <w:proofErr w:type="spellStart"/>
      <w:r>
        <w:t>regressor</w:t>
      </w:r>
      <w:proofErr w:type="spellEnd"/>
      <w:r>
        <w:t xml:space="preserve"> in both the two-step classification regression model and the simple linear model but saw no significant improvement in either model’s accuracy. The reasons for this are likely that the interaction data </w:t>
      </w:r>
      <w:ins w:id="42" w:author="Colin Semple" w:date="2012-12-03T17:41:00Z">
        <w:r>
          <w:t xml:space="preserve">were </w:t>
        </w:r>
      </w:ins>
      <w:r>
        <w:t xml:space="preserve">relatively low-resolution (1 </w:t>
      </w:r>
      <w:proofErr w:type="spellStart"/>
      <w:r>
        <w:t>megabase</w:t>
      </w:r>
      <w:proofErr w:type="spellEnd"/>
      <w:r>
        <w:t xml:space="preserve"> blocks) and also that the Dong </w:t>
      </w:r>
      <w:r>
        <w:rPr>
          <w:i/>
          <w:iCs/>
        </w:rPr>
        <w:t>et al.</w:t>
      </w:r>
      <w:r>
        <w:t xml:space="preserve"> model is already achieving such accurate results that they must already be accounting for most of the maximal explainable variance in gene expression given experimental and biological noise. With this in mind, additional regressors would be expected to yield diminishing returns</w:t>
      </w:r>
      <w:ins w:id="43" w:author="Colin Semple" w:date="2012-12-03T17:53:00Z">
        <w:r>
          <w:t>. However, on closer examination</w:t>
        </w:r>
      </w:ins>
      <w:r>
        <w:t xml:space="preserve"> the </w:t>
      </w:r>
      <w:ins w:id="44" w:author="Colin Semple" w:date="2012-12-03T17:52:00Z">
        <w:r>
          <w:t>Hi-C data</w:t>
        </w:r>
      </w:ins>
      <w:r>
        <w:t xml:space="preserve"> appeared only slightly more informative than the control input measurements when evaluate</w:t>
      </w:r>
      <w:ins w:id="45" w:author="Colin Semple" w:date="2012-12-03T17:41:00Z">
        <w:r>
          <w:t>d</w:t>
        </w:r>
      </w:ins>
      <w:r>
        <w:t xml:space="preserve"> with relative importance metrics (</w:t>
      </w:r>
      <w:r>
        <w:rPr>
          <w:i/>
          <w:iCs/>
        </w:rPr>
        <w:t>data not shown</w:t>
      </w:r>
      <w:r>
        <w:t xml:space="preserve">), implying that large-scale chromatin domains </w:t>
      </w:r>
      <w:ins w:id="46" w:author="Colin Semple" w:date="2012-12-03T17:51:00Z">
        <w:r>
          <w:t xml:space="preserve">and long range interactions </w:t>
        </w:r>
      </w:ins>
      <w:r>
        <w:t xml:space="preserve">do not have significant influence on the </w:t>
      </w:r>
      <w:ins w:id="47" w:author="Colin Semple" w:date="2012-12-03T17:46:00Z">
        <w:r>
          <w:t xml:space="preserve">expression of the </w:t>
        </w:r>
      </w:ins>
      <w:r>
        <w:t>genes</w:t>
      </w:r>
      <w:ins w:id="48" w:author="Colin Semple" w:date="2012-12-03T17:46:00Z">
        <w:r>
          <w:t xml:space="preserve"> resident</w:t>
        </w:r>
      </w:ins>
      <w:r>
        <w:t xml:space="preserve"> within them. </w:t>
      </w:r>
      <w:ins w:id="49" w:author="Colin Semple" w:date="2012-12-03T17:45:00Z">
        <w:r>
          <w:t xml:space="preserve">This appears to be a controversial conclusion given the literature suggesting </w:t>
        </w:r>
      </w:ins>
      <w:ins w:id="50" w:author="Colin Semple" w:date="2012-12-03T17:46:00Z">
        <w:r>
          <w:t>the opposite (</w:t>
        </w:r>
      </w:ins>
      <w:ins w:id="51" w:author="Colin Semple" w:date="2012-12-03T17:49:00Z">
        <w:r>
          <w:t xml:space="preserve">cite recent ref </w:t>
        </w:r>
        <w:proofErr w:type="spellStart"/>
        <w:r>
          <w:t>eg</w:t>
        </w:r>
        <w:proofErr w:type="spellEnd"/>
        <w:r>
          <w:t xml:space="preserve"> PMID</w:t>
        </w:r>
        <w:proofErr w:type="gramStart"/>
        <w:r>
          <w:t>:22955621</w:t>
        </w:r>
      </w:ins>
      <w:proofErr w:type="gramEnd"/>
      <w:ins w:id="52" w:author="Colin Semple" w:date="2012-12-03T17:46:00Z">
        <w:r>
          <w:t xml:space="preserve">). </w:t>
        </w:r>
      </w:ins>
      <w:r>
        <w:t xml:space="preserve">It would be of interest to investigate this further should </w:t>
      </w:r>
      <w:proofErr w:type="gramStart"/>
      <w:r>
        <w:t>more detailed Hi-C data</w:t>
      </w:r>
      <w:proofErr w:type="gramEnd"/>
      <w:r>
        <w:t xml:space="preserve"> become available.</w:t>
      </w:r>
    </w:p>
    <w:p w14:paraId="0745460F" w14:textId="77777777" w:rsidR="008E038E" w:rsidRDefault="005A05F3">
      <w:pPr>
        <w:pStyle w:val="Heading2"/>
        <w:widowControl/>
        <w:spacing w:before="28" w:after="240" w:line="480" w:lineRule="auto"/>
      </w:pPr>
      <w:r>
        <w:lastRenderedPageBreak/>
        <w:t xml:space="preserve">Modelling </w:t>
      </w:r>
      <w:ins w:id="53" w:author="Colin Semple" w:date="2012-12-03T17:56:00Z">
        <w:r>
          <w:t xml:space="preserve">FANTOM5 CAGE </w:t>
        </w:r>
      </w:ins>
      <w:r>
        <w:t>timecourse data</w:t>
      </w:r>
    </w:p>
    <w:p w14:paraId="079D5192" w14:textId="77777777" w:rsidR="008E038E" w:rsidRDefault="005A05F3">
      <w:pPr>
        <w:spacing w:before="28" w:after="240" w:line="480" w:lineRule="auto"/>
      </w:pPr>
      <w:r>
        <w:t>Using unpublished FANTOM5 data</w:t>
      </w:r>
      <w:ins w:id="54" w:author="Colin Semple" w:date="2012-12-03T17:57:00Z">
        <w:r>
          <w:t xml:space="preserve"> and the approach established above</w:t>
        </w:r>
      </w:ins>
      <w:r>
        <w:t xml:space="preserve">, </w:t>
      </w:r>
      <w:proofErr w:type="gramStart"/>
      <w:r>
        <w:t>I</w:t>
      </w:r>
      <w:proofErr w:type="gramEnd"/>
      <w:r>
        <w:t xml:space="preserve"> next attempted to model gene expression at </w:t>
      </w:r>
      <w:proofErr w:type="spellStart"/>
      <w:r>
        <w:t>timepoint</w:t>
      </w:r>
      <w:proofErr w:type="spellEnd"/>
      <w:r>
        <w:t xml:space="preserve"> zero () of a differentiation timecourse of Human H1 embryonic stem cells (H1hESC) to CD34+ hematopoietic stem cells. </w:t>
      </w:r>
    </w:p>
    <w:p w14:paraId="394EF048" w14:textId="7DDFBC61" w:rsidR="008E038E" w:rsidRDefault="005A05F3">
      <w:pPr>
        <w:spacing w:before="28" w:after="240" w:line="480" w:lineRule="auto"/>
      </w:pPr>
      <w:r>
        <w:t>H</w:t>
      </w:r>
      <w:r>
        <w:rPr>
          <w:noProof/>
        </w:rPr>
        <w:drawing>
          <wp:anchor distT="0" distB="0" distL="0" distR="0" simplePos="0" relativeHeight="251658240" behindDoc="0" locked="0" layoutInCell="1" allowOverlap="1" wp14:anchorId="0A0DFBB2" wp14:editId="557D8001">
            <wp:simplePos x="0" y="0"/>
            <wp:positionH relativeFrom="character">
              <wp:posOffset>304800</wp:posOffset>
            </wp:positionH>
            <wp:positionV relativeFrom="line">
              <wp:posOffset>2340610</wp:posOffset>
            </wp:positionV>
            <wp:extent cx="4975225" cy="3974465"/>
            <wp:effectExtent l="0" t="0" r="0" b="0"/>
            <wp:wrapTopAndBottom/>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4975225" cy="3974465"/>
                    </a:xfrm>
                    <a:prstGeom prst="rect">
                      <a:avLst/>
                    </a:prstGeom>
                    <a:noFill/>
                    <a:ln w="9525">
                      <a:noFill/>
                      <a:miter lim="800000"/>
                      <a:headEnd/>
                      <a:tailEnd/>
                    </a:ln>
                  </pic:spPr>
                </pic:pic>
              </a:graphicData>
            </a:graphic>
          </wp:anchor>
        </w:drawing>
      </w:r>
      <w:r>
        <w:t xml:space="preserve">aving defined </w:t>
      </w:r>
      <w:ins w:id="55" w:author="Colin Semple" w:date="2012-12-03T17:57:00Z">
        <w:r>
          <w:t xml:space="preserve">a </w:t>
        </w:r>
      </w:ins>
      <w:r>
        <w:t xml:space="preserve">representative TSS for each robustly mapped CAGE cluster, I retrieved a number of </w:t>
      </w:r>
      <w:ins w:id="56" w:author="Colin Semple" w:date="2012-12-03T17:58:00Z">
        <w:r>
          <w:t xml:space="preserve">genome-wide </w:t>
        </w:r>
      </w:ins>
      <w:r>
        <w:t>histone modification</w:t>
      </w:r>
      <w:ins w:id="57" w:author="Colin Semple" w:date="2012-12-03T17:58:00Z">
        <w:r>
          <w:t xml:space="preserve"> dataset</w:t>
        </w:r>
      </w:ins>
      <w:r>
        <w:t xml:space="preserve">s from </w:t>
      </w:r>
      <w:ins w:id="58" w:author="Colin Semple" w:date="2012-12-03T17:58:00Z">
        <w:r>
          <w:t xml:space="preserve">the </w:t>
        </w:r>
      </w:ins>
      <w:r>
        <w:t xml:space="preserve">ENCODE and NIH Roadmap </w:t>
      </w:r>
      <w:ins w:id="59" w:author="Colin Semple" w:date="2012-12-03T17:58:00Z">
        <w:r>
          <w:t xml:space="preserve">consortia </w:t>
        </w:r>
      </w:ins>
      <w:r>
        <w:t>which were taken f</w:t>
      </w:r>
      <w:ins w:id="60" w:author="Colin Semple" w:date="2012-12-03T17:58:00Z">
        <w:r>
          <w:t>ro</w:t>
        </w:r>
      </w:ins>
      <w:r>
        <w:t xml:space="preserve">m H1hESC cells, taking these to be reflections of the chromatin </w:t>
      </w:r>
      <w:proofErr w:type="gramStart"/>
      <w:r>
        <w:t>state .</w:t>
      </w:r>
      <w:proofErr w:type="gramEnd"/>
      <w:r>
        <w:t xml:space="preserve"> I implemented a modified version of the </w:t>
      </w:r>
      <w:proofErr w:type="gramStart"/>
      <w:r>
        <w:t>previously-described</w:t>
      </w:r>
      <w:proofErr w:type="gramEnd"/>
      <w:r>
        <w:t xml:space="preserve"> ‘bestbin’ strategy</w:t>
      </w:r>
      <w:r>
        <w:rPr>
          <w:position w:val="12"/>
          <w:sz w:val="16"/>
          <w:szCs w:val="16"/>
        </w:rPr>
        <w:t>9</w:t>
      </w:r>
      <w:r>
        <w:t xml:space="preserve"> to objectively select the most-correlated binned signal for each chromatin mark. </w:t>
      </w:r>
      <w:ins w:id="61" w:author="Colin Semple" w:date="2012-12-03T18:01:00Z">
        <w:r>
          <w:t>Specifically</w:t>
        </w:r>
      </w:ins>
      <w:r>
        <w:t xml:space="preserve">, </w:t>
      </w:r>
      <w:proofErr w:type="gramStart"/>
      <w:r>
        <w:t>I</w:t>
      </w:r>
      <w:proofErr w:type="gramEnd"/>
      <w:r>
        <w:t xml:space="preserve"> </w:t>
      </w:r>
      <w:proofErr w:type="spellStart"/>
      <w:r>
        <w:t>analysed</w:t>
      </w:r>
      <w:proofErr w:type="spellEnd"/>
      <w:r>
        <w:t xml:space="preserve"> the stability of chosen </w:t>
      </w:r>
      <w:proofErr w:type="spellStart"/>
      <w:r>
        <w:t>bestbins</w:t>
      </w:r>
      <w:proofErr w:type="spellEnd"/>
      <w:r>
        <w:t xml:space="preserve"> by calculating them on 200 </w:t>
      </w:r>
      <w:ins w:id="62" w:author="Colin Semple" w:date="2012-12-03T18:02:00Z">
        <w:r>
          <w:t xml:space="preserve">subsets of </w:t>
        </w:r>
      </w:ins>
      <w:r>
        <w:t>1000 random</w:t>
      </w:r>
      <w:ins w:id="63" w:author="Colin Semple" w:date="2012-12-03T18:02:00Z">
        <w:r>
          <w:t>ly selected</w:t>
        </w:r>
      </w:ins>
      <w:r>
        <w:t xml:space="preserve"> TSS</w:t>
      </w:r>
      <w:ins w:id="64" w:author="Colin Semple" w:date="2012-12-03T18:02:00Z">
        <w:r>
          <w:t xml:space="preserve"> sample</w:t>
        </w:r>
      </w:ins>
      <w:r>
        <w:t xml:space="preserve">s (with each sample representing approximately 8% of the dataset) and the result is shown in Figure </w:t>
      </w:r>
      <w:r>
        <w:fldChar w:fldCharType="begin"/>
      </w:r>
      <w:r>
        <w:instrText>REF Mfig_bestbin \h</w:instrText>
      </w:r>
      <w:r>
        <w:fldChar w:fldCharType="separate"/>
      </w:r>
      <w:r>
        <w:t>Error: Reference source not found</w:t>
      </w:r>
      <w:r>
        <w:fldChar w:fldCharType="end"/>
      </w:r>
      <w:r>
        <w:t>.</w:t>
      </w:r>
    </w:p>
    <w:p w14:paraId="2464D45F" w14:textId="04DF667F" w:rsidR="008E038E" w:rsidRDefault="005A05F3">
      <w:pPr>
        <w:pStyle w:val="centerpar"/>
        <w:spacing w:before="28" w:after="240" w:line="480" w:lineRule="auto"/>
      </w:pPr>
      <w:r>
        <w:lastRenderedPageBreak/>
        <w:t xml:space="preserve"> </w:t>
      </w:r>
      <w:proofErr w:type="gramStart"/>
      <w:r>
        <w:rPr>
          <w:sz w:val="18"/>
        </w:rPr>
        <w:t xml:space="preserve">Figure </w:t>
      </w:r>
      <w:bookmarkStart w:id="65" w:name="BMfig_bestbin"/>
      <w:r>
        <w:rPr>
          <w:sz w:val="18"/>
        </w:rPr>
        <w:t>2</w:t>
      </w:r>
      <w:bookmarkEnd w:id="65"/>
      <w:r>
        <w:rPr>
          <w:sz w:val="18"/>
        </w:rPr>
        <w:t>: Distributions of bestbin</w:t>
      </w:r>
      <w:ins w:id="66" w:author="Colin Semple" w:date="2012-12-03T18:07:00Z">
        <w:r>
          <w:rPr>
            <w:sz w:val="18"/>
          </w:rPr>
          <w:t xml:space="preserve"> location</w:t>
        </w:r>
      </w:ins>
      <w:r>
        <w:rPr>
          <w:sz w:val="18"/>
        </w:rPr>
        <w:t xml:space="preserve">s </w:t>
      </w:r>
      <w:ins w:id="67" w:author="Colin Semple" w:date="2012-12-03T18:08:00Z">
        <w:r>
          <w:rPr>
            <w:sz w:val="18"/>
          </w:rPr>
          <w:t>relative to the TSS.</w:t>
        </w:r>
        <w:proofErr w:type="gramEnd"/>
        <w:r>
          <w:rPr>
            <w:sz w:val="18"/>
          </w:rPr>
          <w:t xml:space="preserve"> </w:t>
        </w:r>
        <w:proofErr w:type="spellStart"/>
        <w:r>
          <w:rPr>
            <w:sz w:val="18"/>
          </w:rPr>
          <w:t>Bestbins</w:t>
        </w:r>
        <w:proofErr w:type="spellEnd"/>
        <w:r>
          <w:rPr>
            <w:sz w:val="18"/>
          </w:rPr>
          <w:t xml:space="preserve"> were </w:t>
        </w:r>
      </w:ins>
      <w:r>
        <w:rPr>
          <w:sz w:val="18"/>
        </w:rPr>
        <w:t xml:space="preserve">selected for normalised ChIP-seq signal intensities for 10 histone marks, the H2A.Z histone variant, Hdac6 histone </w:t>
      </w:r>
      <w:proofErr w:type="spellStart"/>
      <w:r>
        <w:rPr>
          <w:sz w:val="18"/>
        </w:rPr>
        <w:t>deacetylase</w:t>
      </w:r>
      <w:proofErr w:type="spellEnd"/>
      <w:r>
        <w:rPr>
          <w:sz w:val="18"/>
        </w:rPr>
        <w:t xml:space="preserve">, </w:t>
      </w:r>
      <w:proofErr w:type="spellStart"/>
      <w:r>
        <w:rPr>
          <w:sz w:val="18"/>
        </w:rPr>
        <w:t>Dnase</w:t>
      </w:r>
      <w:proofErr w:type="spellEnd"/>
      <w:r>
        <w:rPr>
          <w:sz w:val="18"/>
        </w:rPr>
        <w:t xml:space="preserve"> hypersensitivity and a ChIP-seq input</w:t>
      </w:r>
      <w:ins w:id="68" w:author="Colin Semple" w:date="2012-12-03T18:09:00Z">
        <w:r>
          <w:rPr>
            <w:sz w:val="18"/>
          </w:rPr>
          <w:t xml:space="preserve"> chromatin control</w:t>
        </w:r>
      </w:ins>
      <w:r>
        <w:rPr>
          <w:sz w:val="18"/>
        </w:rPr>
        <w:t xml:space="preserve">. Bins </w:t>
      </w:r>
      <w:proofErr w:type="spellStart"/>
      <w:r>
        <w:rPr>
          <w:sz w:val="18"/>
        </w:rPr>
        <w:t>analysed</w:t>
      </w:r>
      <w:proofErr w:type="spellEnd"/>
      <w:r>
        <w:rPr>
          <w:sz w:val="18"/>
        </w:rPr>
        <w:t xml:space="preserve"> extended 2</w:t>
      </w:r>
      <w:ins w:id="69" w:author="Colin Semple" w:date="2012-12-03T18:05:00Z">
        <w:r>
          <w:rPr>
            <w:sz w:val="18"/>
          </w:rPr>
          <w:t xml:space="preserve"> </w:t>
        </w:r>
        <w:proofErr w:type="gramStart"/>
        <w:r>
          <w:rPr>
            <w:sz w:val="18"/>
          </w:rPr>
          <w:t>Kb</w:t>
        </w:r>
      </w:ins>
      <w:proofErr w:type="gramEnd"/>
      <w:r>
        <w:rPr>
          <w:sz w:val="18"/>
        </w:rPr>
        <w:t xml:space="preserve"> </w:t>
      </w:r>
      <w:ins w:id="70" w:author="Colin Semple" w:date="2012-12-03T18:05:00Z">
        <w:r>
          <w:rPr>
            <w:sz w:val="18"/>
          </w:rPr>
          <w:t>flanking</w:t>
        </w:r>
      </w:ins>
      <w:r>
        <w:rPr>
          <w:sz w:val="18"/>
        </w:rPr>
        <w:t xml:space="preserve"> the TSS, but </w:t>
      </w:r>
      <w:ins w:id="71" w:author="Colin Semple" w:date="2012-12-03T18:06:00Z">
        <w:r>
          <w:rPr>
            <w:sz w:val="18"/>
          </w:rPr>
          <w:t xml:space="preserve">more </w:t>
        </w:r>
      </w:ins>
      <w:r>
        <w:rPr>
          <w:sz w:val="18"/>
        </w:rPr>
        <w:t>distal bins were never selected a</w:t>
      </w:r>
      <w:ins w:id="72" w:author="Colin Semple" w:date="2012-12-03T18:06:00Z">
        <w:r>
          <w:rPr>
            <w:sz w:val="18"/>
          </w:rPr>
          <w:t>nd</w:t>
        </w:r>
      </w:ins>
      <w:r>
        <w:rPr>
          <w:sz w:val="18"/>
        </w:rPr>
        <w:t xml:space="preserve"> hence are not shown. ‘Whole gene‘ represents the averaged signal intensity from TSS to transcript end site, as define</w:t>
      </w:r>
      <w:ins w:id="73" w:author="Colin Semple" w:date="2012-12-03T18:06:00Z">
        <w:r>
          <w:rPr>
            <w:sz w:val="18"/>
          </w:rPr>
          <w:t>d</w:t>
        </w:r>
      </w:ins>
      <w:r>
        <w:rPr>
          <w:sz w:val="18"/>
        </w:rPr>
        <w:t xml:space="preserve"> by </w:t>
      </w:r>
      <w:ins w:id="74" w:author="Colin Semple" w:date="2012-12-03T18:06:00Z">
        <w:r>
          <w:rPr>
            <w:sz w:val="18"/>
          </w:rPr>
          <w:t xml:space="preserve">NCBI </w:t>
        </w:r>
      </w:ins>
      <w:proofErr w:type="spellStart"/>
      <w:r>
        <w:rPr>
          <w:sz w:val="18"/>
        </w:rPr>
        <w:t>RefSeq</w:t>
      </w:r>
      <w:proofErr w:type="spellEnd"/>
      <w:r>
        <w:rPr>
          <w:sz w:val="18"/>
        </w:rPr>
        <w:t xml:space="preserve">. </w:t>
      </w:r>
      <w:r>
        <w:fldChar w:fldCharType="begin"/>
      </w:r>
      <w:r>
        <w:instrText>TC " " \l 1</w:instrText>
      </w:r>
      <w:r>
        <w:fldChar w:fldCharType="end"/>
      </w:r>
    </w:p>
    <w:p w14:paraId="4B340EA9" w14:textId="77777777" w:rsidR="008E038E" w:rsidRDefault="005A05F3">
      <w:pPr>
        <w:spacing w:before="28" w:after="240" w:line="480" w:lineRule="auto"/>
      </w:pPr>
      <w:r>
        <w:t xml:space="preserve">This result shows that bestbin selections are often consistent, indicating there are predictably informative regions relative to a TSS for each chromatin factor (Figure </w:t>
      </w:r>
      <w:r>
        <w:fldChar w:fldCharType="begin"/>
      </w:r>
      <w:r>
        <w:instrText>REF Mfig_bestbin \h</w:instrText>
      </w:r>
      <w:r>
        <w:fldChar w:fldCharType="separate"/>
      </w:r>
      <w:r>
        <w:t>Error: Reference source not found</w:t>
      </w:r>
      <w:r>
        <w:fldChar w:fldCharType="end"/>
      </w:r>
      <w:r>
        <w:t>). Further</w:t>
      </w:r>
      <w:ins w:id="75" w:author="Colin Semple" w:date="2012-12-03T18:34:00Z">
        <w:r>
          <w:t>more</w:t>
        </w:r>
      </w:ins>
      <w:r>
        <w:t xml:space="preserve">, the selected </w:t>
      </w:r>
      <w:proofErr w:type="spellStart"/>
      <w:r>
        <w:t>bestbins</w:t>
      </w:r>
      <w:proofErr w:type="spellEnd"/>
      <w:r>
        <w:t xml:space="preserve"> match known biological mechanisms; for </w:t>
      </w:r>
      <w:proofErr w:type="gramStart"/>
      <w:r>
        <w:t>example</w:t>
      </w:r>
      <w:proofErr w:type="gramEnd"/>
      <w:r>
        <w:t xml:space="preserve"> the H3K36me3 mark’s bestbin is consistently the whole gene measurement and this mark is known to be enriched in actively transcribed exons.</w:t>
      </w:r>
      <w:r>
        <w:rPr>
          <w:position w:val="12"/>
          <w:sz w:val="16"/>
          <w:szCs w:val="16"/>
        </w:rPr>
        <w:t>7,11,12</w:t>
      </w:r>
      <w:r>
        <w:t xml:space="preserve"> </w:t>
      </w:r>
    </w:p>
    <w:p w14:paraId="2723548B" w14:textId="77777777" w:rsidR="008E038E" w:rsidRDefault="005A05F3">
      <w:pPr>
        <w:spacing w:before="28" w:after="240" w:line="480" w:lineRule="auto"/>
      </w:pPr>
      <w:r>
        <w:t xml:space="preserve">Having matched a variety of genome-wide H1hESC chromatin datasets to the FANTOM5 timecourse expression data, </w:t>
      </w:r>
      <w:proofErr w:type="gramStart"/>
      <w:r>
        <w:t>I</w:t>
      </w:r>
      <w:proofErr w:type="gramEnd"/>
      <w:r>
        <w:t xml:space="preserve"> then built a regression model using an RF approach.</w:t>
      </w:r>
      <w:r>
        <w:rPr>
          <w:position w:val="12"/>
          <w:sz w:val="16"/>
          <w:szCs w:val="16"/>
        </w:rPr>
        <w:t>13</w:t>
      </w:r>
      <w:r>
        <w:t xml:space="preserve"> This method outperforms a simple linear model in </w:t>
      </w:r>
      <w:proofErr w:type="gramStart"/>
      <w:r>
        <w:t>my</w:t>
      </w:r>
      <w:proofErr w:type="gramEnd"/>
      <w:r>
        <w:t xml:space="preserve"> initial comparisons and is able to capture non-linear relationships as well as interactions without them being explicitly specified.</w:t>
      </w:r>
      <w:r>
        <w:rPr>
          <w:position w:val="12"/>
          <w:sz w:val="16"/>
          <w:szCs w:val="16"/>
        </w:rPr>
        <w:t>14</w:t>
      </w:r>
      <w:r>
        <w:t xml:space="preserve"> RF works by building an ensemble of decision trees which each perform a succession of binary partitions aimed at </w:t>
      </w:r>
      <w:proofErr w:type="spellStart"/>
      <w:r>
        <w:t>maximising</w:t>
      </w:r>
      <w:proofErr w:type="spellEnd"/>
      <w:r>
        <w:t xml:space="preserve"> the separation between elements of the child nodes.</w:t>
      </w:r>
      <w:r>
        <w:rPr>
          <w:position w:val="12"/>
          <w:sz w:val="16"/>
          <w:szCs w:val="16"/>
        </w:rPr>
        <w:t>15</w:t>
      </w:r>
      <w:r>
        <w:t xml:space="preserve"> Crucially, each </w:t>
      </w:r>
      <w:proofErr w:type="spellStart"/>
      <w:r>
        <w:t>branchpoint</w:t>
      </w:r>
      <w:proofErr w:type="spellEnd"/>
      <w:r>
        <w:t xml:space="preserve"> uses a random subset (size </w:t>
      </w:r>
      <w:proofErr w:type="spellStart"/>
      <w:r>
        <w:rPr>
          <w:i/>
          <w:iCs/>
        </w:rPr>
        <w:t>mtry</w:t>
      </w:r>
      <w:proofErr w:type="spellEnd"/>
      <w:r>
        <w:t>) of the available predictors and each tree is fit</w:t>
      </w:r>
      <w:ins w:id="76" w:author="Colin Semple" w:date="2012-12-03T18:34:00Z">
        <w:r>
          <w:t>ted</w:t>
        </w:r>
      </w:ins>
      <w:r>
        <w:t xml:space="preserve"> to a bootstrapped sample of the training set, allowing the model to be fit</w:t>
      </w:r>
      <w:ins w:id="77" w:author="Colin Semple" w:date="2012-12-03T18:35:00Z">
        <w:r>
          <w:t>ted</w:t>
        </w:r>
      </w:ins>
      <w:r>
        <w:t xml:space="preserve"> without variable selection or risk of </w:t>
      </w:r>
      <w:proofErr w:type="spellStart"/>
      <w:r>
        <w:t>overfitting</w:t>
      </w:r>
      <w:proofErr w:type="spellEnd"/>
      <w:r>
        <w:t>.</w:t>
      </w:r>
      <w:r>
        <w:rPr>
          <w:position w:val="12"/>
          <w:sz w:val="16"/>
          <w:szCs w:val="16"/>
        </w:rPr>
        <w:t>14,16</w:t>
      </w:r>
      <w:r>
        <w:t xml:space="preserve"> Having grown a large number (</w:t>
      </w:r>
      <w:proofErr w:type="spellStart"/>
      <w:r>
        <w:rPr>
          <w:i/>
          <w:iCs/>
        </w:rPr>
        <w:t>ntrees</w:t>
      </w:r>
      <w:proofErr w:type="spellEnd"/>
      <w:r>
        <w:t xml:space="preserve">) of these trees, continuous </w:t>
      </w:r>
      <w:proofErr w:type="spellStart"/>
      <w:r>
        <w:t>dependant</w:t>
      </w:r>
      <w:proofErr w:type="spellEnd"/>
      <w:r>
        <w:t xml:space="preserve"> variables (gene expression in this case) can be predicted by averaging the leaf-node classifications over all trees. A criticism of RF is that the model itself is less interpretable than a simple linear model; while this may be the case, it also seems that an additive linear model (e.g. </w:t>
      </w:r>
      <w:r>
        <w:rPr>
          <w:position w:val="12"/>
          <w:sz w:val="16"/>
          <w:szCs w:val="16"/>
        </w:rPr>
        <w:t>7,9</w:t>
      </w:r>
      <w:r>
        <w:t xml:space="preserve">) is unlikely to reflect the complex reality of transcriptional machinery. </w:t>
      </w:r>
    </w:p>
    <w:p w14:paraId="116F2899" w14:textId="77777777" w:rsidR="008E038E" w:rsidRDefault="005A05F3">
      <w:pPr>
        <w:pStyle w:val="Figure"/>
        <w:spacing w:before="28" w:after="240" w:line="480" w:lineRule="auto"/>
      </w:pPr>
      <w:r>
        <w:t xml:space="preserve"> </w:t>
      </w:r>
    </w:p>
    <w:p w14:paraId="70752FB9" w14:textId="77777777" w:rsidR="008E038E" w:rsidRDefault="005A05F3">
      <w:pPr>
        <w:pStyle w:val="centerpar"/>
        <w:spacing w:before="28" w:after="240" w:line="480" w:lineRule="auto"/>
      </w:pPr>
      <w:r>
        <w:rPr>
          <w:noProof/>
        </w:rPr>
        <w:lastRenderedPageBreak/>
        <w:drawing>
          <wp:inline distT="0" distB="0" distL="0" distR="0" wp14:anchorId="4AA483E0" wp14:editId="2463F63A">
            <wp:extent cx="5889625" cy="47117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889625" cy="4711700"/>
                    </a:xfrm>
                    <a:prstGeom prst="rect">
                      <a:avLst/>
                    </a:prstGeom>
                    <a:noFill/>
                    <a:ln w="9525">
                      <a:noFill/>
                      <a:miter lim="800000"/>
                      <a:headEnd/>
                      <a:tailEnd/>
                    </a:ln>
                  </pic:spPr>
                </pic:pic>
              </a:graphicData>
            </a:graphic>
          </wp:inline>
        </w:drawing>
      </w:r>
    </w:p>
    <w:p w14:paraId="5AB4CA9C" w14:textId="77777777" w:rsidR="008E038E" w:rsidRDefault="005A05F3">
      <w:pPr>
        <w:pStyle w:val="Caption"/>
        <w:spacing w:before="28" w:after="240" w:line="480" w:lineRule="auto"/>
        <w:jc w:val="center"/>
      </w:pPr>
      <w:proofErr w:type="gramStart"/>
      <w:r>
        <w:rPr>
          <w:sz w:val="18"/>
        </w:rPr>
        <w:t xml:space="preserve">Figure </w:t>
      </w:r>
      <w:bookmarkStart w:id="78" w:name="BMfig_model"/>
      <w:r>
        <w:rPr>
          <w:sz w:val="18"/>
        </w:rPr>
        <w:t>3</w:t>
      </w:r>
      <w:bookmarkEnd w:id="78"/>
      <w:r>
        <w:rPr>
          <w:sz w:val="18"/>
        </w:rPr>
        <w:t>: Evaluation of RF model predictions (x-axis) against an independent test set (</w:t>
      </w:r>
      <w:r>
        <w:rPr>
          <w:i/>
          <w:iCs/>
          <w:sz w:val="18"/>
        </w:rPr>
        <w:t>y</w:t>
      </w:r>
      <w:r>
        <w:rPr>
          <w:sz w:val="18"/>
        </w:rPr>
        <w:t>-axis).</w:t>
      </w:r>
      <w:proofErr w:type="gramEnd"/>
      <w:r>
        <w:rPr>
          <w:sz w:val="18"/>
        </w:rPr>
        <w:t xml:space="preserve"> The distributions of predicted and empirical expression values are shown opposite their respective axes. Pearson’s correlation coefficient (</w:t>
      </w:r>
      <w:r>
        <w:rPr>
          <w:i/>
          <w:iCs/>
          <w:sz w:val="18"/>
        </w:rPr>
        <w:t>r</w:t>
      </w:r>
      <w:r>
        <w:rPr>
          <w:sz w:val="18"/>
        </w:rPr>
        <w:t>) and the root mean-squared error (RMSE) are also shown (</w:t>
      </w:r>
      <w:r>
        <w:rPr>
          <w:i/>
          <w:iCs/>
          <w:sz w:val="18"/>
        </w:rPr>
        <w:t>inset</w:t>
      </w:r>
      <w:r>
        <w:rPr>
          <w:sz w:val="18"/>
        </w:rPr>
        <w:t xml:space="preserve">). </w:t>
      </w:r>
      <w:r>
        <w:fldChar w:fldCharType="begin"/>
      </w:r>
      <w:r>
        <w:instrText>TC " " \l 1</w:instrText>
      </w:r>
      <w:r>
        <w:fldChar w:fldCharType="end"/>
      </w:r>
    </w:p>
    <w:p w14:paraId="64CDACFE" w14:textId="77777777" w:rsidR="008E038E" w:rsidRDefault="005A05F3">
      <w:pPr>
        <w:spacing w:before="28" w:after="240" w:line="480" w:lineRule="auto"/>
      </w:pPr>
      <w:r>
        <w:t xml:space="preserve">Figure </w:t>
      </w:r>
      <w:r>
        <w:fldChar w:fldCharType="begin"/>
      </w:r>
      <w:r>
        <w:instrText>REF Mfig_model \h</w:instrText>
      </w:r>
      <w:r>
        <w:fldChar w:fldCharType="separate"/>
      </w:r>
      <w:r>
        <w:t>Error: Reference source not found</w:t>
      </w:r>
      <w:r>
        <w:fldChar w:fldCharType="end"/>
      </w:r>
      <w:r>
        <w:t xml:space="preserve"> shows the resulting predictions of a preliminary RF model against the actual recorded expression over a test set of approximately 8400 TSS. This model was built with 15 predictors including control ChIP-seq input, though some of these could be removed without loss of accuracy. The model predictions show a significant correlation with measured CAGE levels (</w:t>
      </w:r>
      <w:r>
        <w:rPr>
          <w:i/>
          <w:iCs/>
        </w:rPr>
        <w:t>r</w:t>
      </w:r>
      <w:r>
        <w:t>=0.838±0.006</w:t>
      </w:r>
      <w:proofErr w:type="gramStart"/>
      <w:r>
        <w:t>; ,</w:t>
      </w:r>
      <w:proofErr w:type="gramEnd"/>
      <w:r>
        <w:t xml:space="preserve"> ), and the model is able to explain around 70% of the variance in the expression response. </w:t>
      </w:r>
    </w:p>
    <w:p w14:paraId="417282CF" w14:textId="1CDA228F" w:rsidR="008E038E" w:rsidRDefault="005A05F3">
      <w:pPr>
        <w:spacing w:before="28" w:after="240" w:line="480" w:lineRule="auto"/>
      </w:pPr>
      <w:r>
        <w:t xml:space="preserve">This result is worse than that of Dong </w:t>
      </w:r>
      <w:r>
        <w:rPr>
          <w:i/>
          <w:iCs/>
        </w:rPr>
        <w:t>et al.</w:t>
      </w:r>
      <w:r>
        <w:t xml:space="preserve"> who achieved cross-validated correlation coefficients of up to 0.9, but it is roughly equal to their median test set correlation of 0.83.</w:t>
      </w:r>
      <w:r>
        <w:rPr>
          <w:position w:val="12"/>
          <w:sz w:val="16"/>
          <w:szCs w:val="16"/>
        </w:rPr>
        <w:t>9</w:t>
      </w:r>
      <w:r>
        <w:t xml:space="preserve"> The RMSEs, when normalised by the range of observed values, compare more </w:t>
      </w:r>
      <w:proofErr w:type="spellStart"/>
      <w:r>
        <w:t>favourably</w:t>
      </w:r>
      <w:proofErr w:type="spellEnd"/>
      <w:r>
        <w:t xml:space="preserve"> (0.11, compared with Dong </w:t>
      </w:r>
      <w:r>
        <w:rPr>
          <w:i/>
          <w:iCs/>
        </w:rPr>
        <w:t>et al.</w:t>
      </w:r>
      <w:r>
        <w:t xml:space="preserve">’s: 0.14). A </w:t>
      </w:r>
      <w:r>
        <w:lastRenderedPageBreak/>
        <w:t>possible explanation for this decrease in accuracy is that while both chromatin data and expression timecourse were measured in H1hESC cells, the experiments took place at different institutes and likely using differing culture protocols. For comparison, a previous study using chromatin measurements from a number of different sources to predict expression in a matched cell-type reported a predictive correlation of 0.77.</w:t>
      </w:r>
      <w:r>
        <w:rPr>
          <w:position w:val="12"/>
          <w:sz w:val="16"/>
          <w:szCs w:val="16"/>
        </w:rPr>
        <w:t>17</w:t>
      </w:r>
      <w:r>
        <w:t xml:space="preserve"> Additionally, Dong </w:t>
      </w:r>
      <w:r>
        <w:rPr>
          <w:i/>
          <w:iCs/>
        </w:rPr>
        <w:t>et al.</w:t>
      </w:r>
      <w:r>
        <w:t xml:space="preserve"> implemented a </w:t>
      </w:r>
      <w:proofErr w:type="spellStart"/>
      <w:r>
        <w:t>pseudocount</w:t>
      </w:r>
      <w:proofErr w:type="spellEnd"/>
      <w:r>
        <w:t xml:space="preserve"> </w:t>
      </w:r>
      <w:proofErr w:type="spellStart"/>
      <w:r>
        <w:t>optimisation</w:t>
      </w:r>
      <w:proofErr w:type="spellEnd"/>
      <w:r>
        <w:t xml:space="preserve"> step whereby an additional count added </w:t>
      </w:r>
      <w:proofErr w:type="gramStart"/>
      <w:r>
        <w:t>to each binned signal intensity</w:t>
      </w:r>
      <w:proofErr w:type="gramEnd"/>
      <w:r>
        <w:t xml:space="preserve"> prior to log transformation was </w:t>
      </w:r>
      <w:proofErr w:type="spellStart"/>
      <w:r>
        <w:t>optimised</w:t>
      </w:r>
      <w:proofErr w:type="spellEnd"/>
      <w:r>
        <w:t xml:space="preserve"> to </w:t>
      </w:r>
      <w:proofErr w:type="spellStart"/>
      <w:r>
        <w:t>maximise</w:t>
      </w:r>
      <w:proofErr w:type="spellEnd"/>
      <w:r>
        <w:t xml:space="preserve"> expression correlation. In the model presented above, a fixed </w:t>
      </w:r>
      <w:proofErr w:type="spellStart"/>
      <w:r>
        <w:t>ps</w:t>
      </w:r>
      <w:ins w:id="79" w:author="Colin Semple" w:date="2012-12-03T18:41:00Z">
        <w:r>
          <w:t>eu</w:t>
        </w:r>
      </w:ins>
      <w:r>
        <w:t>docount</w:t>
      </w:r>
      <w:proofErr w:type="spellEnd"/>
      <w:r>
        <w:t xml:space="preserve"> of </w:t>
      </w:r>
      <w:proofErr w:type="gramStart"/>
      <w:r>
        <w:t>1</w:t>
      </w:r>
      <w:proofErr w:type="gramEnd"/>
      <w:r>
        <w:t xml:space="preserve"> was used to avoid introducing positive bias towards higher correlation. </w:t>
      </w:r>
      <w:proofErr w:type="gramStart"/>
      <w:r>
        <w:t xml:space="preserve">Another difference between the two approaches is our use of a single-step model; Dong </w:t>
      </w:r>
      <w:r>
        <w:rPr>
          <w:i/>
          <w:iCs/>
        </w:rPr>
        <w:t>et al.</w:t>
      </w:r>
      <w:r>
        <w:t xml:space="preserve"> found a small increase in correlation using their classification-regression approach but with the model implemented herein (Figure </w:t>
      </w:r>
      <w:r>
        <w:fldChar w:fldCharType="begin"/>
      </w:r>
      <w:r>
        <w:instrText>REF Mfig_model \h</w:instrText>
      </w:r>
      <w:r>
        <w:fldChar w:fldCharType="separate"/>
      </w:r>
      <w:r>
        <w:t>Error: Reference source not found</w:t>
      </w:r>
      <w:r>
        <w:fldChar w:fldCharType="end"/>
      </w:r>
      <w:r>
        <w:t xml:space="preserve">) this approach gave no obvious advantage (for example, </w:t>
      </w:r>
      <w:r>
        <w:rPr>
          <w:i/>
          <w:iCs/>
        </w:rPr>
        <w:t>r</w:t>
      </w:r>
      <w:r>
        <w:t xml:space="preserve">=0.834±0.007, </w:t>
      </w:r>
      <w:r>
        <w:rPr>
          <w:i/>
          <w:iCs/>
        </w:rPr>
        <w:t>RMSE</w:t>
      </w:r>
      <w:r>
        <w:t xml:space="preserve">=1.77 when applied to the same test and training data used in Fig. </w:t>
      </w:r>
      <w:r>
        <w:fldChar w:fldCharType="begin"/>
      </w:r>
      <w:r>
        <w:instrText>REF Mfig_model \h</w:instrText>
      </w:r>
      <w:r>
        <w:fldChar w:fldCharType="separate"/>
      </w:r>
      <w:r>
        <w:t>Error: Reference source not found</w:t>
      </w:r>
      <w:r>
        <w:fldChar w:fldCharType="end"/>
      </w:r>
      <w:r>
        <w:t>).</w:t>
      </w:r>
      <w:proofErr w:type="gramEnd"/>
      <w:r>
        <w:t xml:space="preserve"> </w:t>
      </w:r>
    </w:p>
    <w:p w14:paraId="611126AC" w14:textId="77777777" w:rsidR="008E038E" w:rsidRDefault="005A05F3">
      <w:pPr>
        <w:spacing w:before="28" w:after="240" w:line="480" w:lineRule="auto"/>
      </w:pPr>
      <w:r>
        <w:t xml:space="preserve">Having built a reasonable model </w:t>
      </w:r>
      <w:proofErr w:type="gramStart"/>
      <w:r>
        <w:t>of  expression</w:t>
      </w:r>
      <w:proofErr w:type="gramEnd"/>
      <w:r>
        <w:t xml:space="preserve">, the next stage of this preliminary analysis was to consider successive </w:t>
      </w:r>
      <w:proofErr w:type="spellStart"/>
      <w:r>
        <w:t>timepoints</w:t>
      </w:r>
      <w:proofErr w:type="spellEnd"/>
      <w:r>
        <w:t xml:space="preserve">. In the available CD34+ differentiation dataset, this consisted of three </w:t>
      </w:r>
      <w:proofErr w:type="spellStart"/>
      <w:r>
        <w:t>timepoints</w:t>
      </w:r>
      <w:proofErr w:type="spellEnd"/>
      <w:r>
        <w:t xml:space="preserve"> (days 0, 3 and 9—</w:t>
      </w:r>
      <w:proofErr w:type="gramStart"/>
      <w:r>
        <w:t>hereafter ,</w:t>
      </w:r>
      <w:proofErr w:type="gramEnd"/>
      <w:r>
        <w:t xml:space="preserve">  and  respectively). However genome-wide expression was highly correlated between each of these </w:t>
      </w:r>
      <w:proofErr w:type="spellStart"/>
      <w:r>
        <w:t>timepoints</w:t>
      </w:r>
      <w:proofErr w:type="spellEnd"/>
      <w:r>
        <w:t xml:space="preserve"> (Pearson correlation coefficients</w:t>
      </w:r>
      <w:proofErr w:type="gramStart"/>
      <w:r>
        <w:t>: )</w:t>
      </w:r>
      <w:proofErr w:type="gramEnd"/>
      <w:r>
        <w:t xml:space="preserve">, and this high correlation meant that the genome-wide model performed essentially equally well regardless of the expression </w:t>
      </w:r>
      <w:proofErr w:type="spellStart"/>
      <w:r>
        <w:t>timepoint</w:t>
      </w:r>
      <w:proofErr w:type="spellEnd"/>
      <w:r>
        <w:t xml:space="preserve"> it was trained or tested on. In future analyses, higher-resolution </w:t>
      </w:r>
      <w:proofErr w:type="spellStart"/>
      <w:r>
        <w:t>timecourses</w:t>
      </w:r>
      <w:proofErr w:type="spellEnd"/>
      <w:r>
        <w:t xml:space="preserve"> may offer </w:t>
      </w:r>
      <w:proofErr w:type="gramStart"/>
      <w:r>
        <w:t>more interesting variation</w:t>
      </w:r>
      <w:proofErr w:type="gramEnd"/>
      <w:r>
        <w:t xml:space="preserve"> or alternatively genes that remain invariant throughout the timecourse could be filtered out of the dataset. </w:t>
      </w:r>
    </w:p>
    <w:p w14:paraId="6A058EC4" w14:textId="6469ED23" w:rsidR="008E038E" w:rsidRDefault="005A05F3">
      <w:pPr>
        <w:pStyle w:val="Heading1"/>
        <w:pageBreakBefore/>
        <w:widowControl/>
        <w:spacing w:before="28" w:after="240" w:line="480" w:lineRule="auto"/>
      </w:pPr>
      <w:r>
        <w:lastRenderedPageBreak/>
        <w:t xml:space="preserve">Future </w:t>
      </w:r>
      <w:ins w:id="80" w:author="Colin Semple" w:date="2012-12-03T18:42:00Z">
        <w:r>
          <w:t>work</w:t>
        </w:r>
      </w:ins>
    </w:p>
    <w:p w14:paraId="7242DFD3" w14:textId="3BB74E79" w:rsidR="008E038E" w:rsidRDefault="005A05F3">
      <w:pPr>
        <w:spacing w:before="28" w:after="240" w:line="480" w:lineRule="auto"/>
      </w:pPr>
      <w:r>
        <w:t xml:space="preserve">The FANTOM5 consortium has produced numerous high-resolution timecourse CAGE datasets and many of these cell lines have matched ENCODE or NIH </w:t>
      </w:r>
      <w:ins w:id="81" w:author="Colin Semple" w:date="2012-12-03T18:42:00Z">
        <w:r>
          <w:t xml:space="preserve">Roadmap </w:t>
        </w:r>
      </w:ins>
      <w:r>
        <w:t xml:space="preserve">chromatin data. Of particular interest are the cancer cell lines K562 (ENCODE Tier 1) and MCF-7 (ENCODE Tier 2.5) which both have detailed timecourse expression data. By combining the timecourse and chromatin data, I can compare the predictive power of </w:t>
      </w:r>
      <w:proofErr w:type="gramStart"/>
      <w:r>
        <w:t xml:space="preserve">my  </w:t>
      </w:r>
      <w:ins w:id="82" w:author="Colin Semple" w:date="2012-12-03T18:44:00Z">
        <w:r>
          <w:t>chromatin</w:t>
        </w:r>
        <w:proofErr w:type="gramEnd"/>
        <w:r>
          <w:t xml:space="preserve"> </w:t>
        </w:r>
      </w:ins>
      <w:r>
        <w:t xml:space="preserve">variables with expression levels at subsequent </w:t>
      </w:r>
      <w:proofErr w:type="spellStart"/>
      <w:r>
        <w:t>timepoints</w:t>
      </w:r>
      <w:proofErr w:type="spellEnd"/>
      <w:r>
        <w:t xml:space="preserve">. This could lend insight to the questions: when </w:t>
      </w:r>
      <w:proofErr w:type="gramStart"/>
      <w:r>
        <w:t>do  histone</w:t>
      </w:r>
      <w:proofErr w:type="gramEnd"/>
      <w:r>
        <w:t xml:space="preserve"> modification</w:t>
      </w:r>
      <w:ins w:id="83" w:author="Colin Semple" w:date="2012-12-03T18:43:00Z">
        <w:r>
          <w:t xml:space="preserve"> </w:t>
        </w:r>
        <w:proofErr w:type="spellStart"/>
        <w:r>
          <w:t>data</w:t>
        </w:r>
      </w:ins>
      <w:r>
        <w:t>s</w:t>
      </w:r>
      <w:proofErr w:type="spellEnd"/>
      <w:r>
        <w:t xml:space="preserve"> lose their predictive power?  </w:t>
      </w:r>
      <w:proofErr w:type="gramStart"/>
      <w:r>
        <w:t>And</w:t>
      </w:r>
      <w:proofErr w:type="gramEnd"/>
      <w:r>
        <w:t xml:space="preserve"> how much variability of chromatin state can we infer is occurring over the timecourse?  </w:t>
      </w:r>
      <w:ins w:id="84" w:author="Colin Semple" w:date="2012-12-03T18:45:00Z">
        <w:r>
          <w:t xml:space="preserve">One might assume that the predictive potential of these chromatin data will </w:t>
        </w:r>
      </w:ins>
      <w:ins w:id="85" w:author="Colin Semple" w:date="2012-12-03T18:46:00Z">
        <w:r>
          <w:t xml:space="preserve">generally </w:t>
        </w:r>
      </w:ins>
      <w:ins w:id="86" w:author="Colin Semple" w:date="2012-12-03T18:45:00Z">
        <w:r>
          <w:t xml:space="preserve">degrade as the timecourse proceeds. </w:t>
        </w:r>
      </w:ins>
      <w:ins w:id="87" w:author="Colin Semple" w:date="2012-12-03T18:46:00Z">
        <w:r>
          <w:t>On the other hand, i</w:t>
        </w:r>
      </w:ins>
      <w:r>
        <w:t xml:space="preserve">f </w:t>
      </w:r>
      <w:ins w:id="88" w:author="Colin Semple" w:date="2012-12-03T18:47:00Z">
        <w:r>
          <w:t>chromatin</w:t>
        </w:r>
      </w:ins>
      <w:r>
        <w:t xml:space="preserve"> modifications are directing changes</w:t>
      </w:r>
      <w:ins w:id="89" w:author="Colin Semple" w:date="2012-12-03T18:46:00Z">
        <w:r>
          <w:t xml:space="preserve"> in transcriptional states</w:t>
        </w:r>
      </w:ins>
      <w:r>
        <w:t xml:space="preserve">, we might even expect that  measurements would have an increased predictive power of gene expression at subsequent </w:t>
      </w:r>
      <w:proofErr w:type="spellStart"/>
      <w:r>
        <w:t>timepoints</w:t>
      </w:r>
      <w:bookmarkStart w:id="90" w:name="_GoBack"/>
      <w:bookmarkEnd w:id="90"/>
      <w:proofErr w:type="spellEnd"/>
      <w:r>
        <w:t>.</w:t>
      </w:r>
    </w:p>
    <w:p w14:paraId="0A918DB4" w14:textId="77777777" w:rsidR="008E038E" w:rsidRDefault="005A05F3">
      <w:pPr>
        <w:pStyle w:val="Heading2"/>
        <w:widowControl/>
        <w:spacing w:before="28" w:after="240" w:line="480" w:lineRule="auto"/>
      </w:pPr>
      <w:r>
        <w:t>Specific aims</w:t>
      </w:r>
      <w:ins w:id="91" w:author="Colin Semple" w:date="2012-12-03T18:49:00Z">
        <w:r>
          <w:t xml:space="preserve"> (first year of PhD studies)</w:t>
        </w:r>
      </w:ins>
    </w:p>
    <w:p w14:paraId="0CF5E32C" w14:textId="77777777" w:rsidR="008E038E" w:rsidRDefault="005A05F3">
      <w:pPr>
        <w:pStyle w:val="List"/>
        <w:spacing w:before="28" w:after="240" w:line="480" w:lineRule="auto"/>
        <w:ind w:left="600" w:hanging="300"/>
      </w:pPr>
      <w:r>
        <w:t>1.</w:t>
      </w:r>
      <w:r>
        <w:tab/>
        <w:t xml:space="preserve">Evaluate the predictive power </w:t>
      </w:r>
      <w:proofErr w:type="gramStart"/>
      <w:r>
        <w:t>of  chromatin</w:t>
      </w:r>
      <w:proofErr w:type="gramEnd"/>
      <w:r>
        <w:t xml:space="preserve"> state across expression levels in a fine-grained timecourse analysis. </w:t>
      </w:r>
    </w:p>
    <w:p w14:paraId="5018CBFA" w14:textId="77777777" w:rsidR="008E038E" w:rsidRDefault="005A05F3">
      <w:pPr>
        <w:pStyle w:val="List"/>
        <w:spacing w:before="28" w:after="240" w:line="480" w:lineRule="auto"/>
        <w:ind w:left="1200" w:hanging="300"/>
      </w:pPr>
      <w:r>
        <w:t>(a)</w:t>
      </w:r>
      <w:r>
        <w:tab/>
        <w:t xml:space="preserve">When is predictive power lost or significantly decreased?  </w:t>
      </w:r>
    </w:p>
    <w:p w14:paraId="62560A1D" w14:textId="77777777" w:rsidR="008E038E" w:rsidRDefault="005A05F3">
      <w:pPr>
        <w:pStyle w:val="List"/>
        <w:spacing w:before="28" w:after="240" w:line="480" w:lineRule="auto"/>
        <w:ind w:left="1200" w:hanging="300"/>
      </w:pPr>
      <w:r>
        <w:t>(b)</w:t>
      </w:r>
      <w:r>
        <w:tab/>
        <w:t xml:space="preserve">Is there evidence for key chromatin transitions during the timecourse?  </w:t>
      </w:r>
    </w:p>
    <w:p w14:paraId="19CEE1A4" w14:textId="77777777" w:rsidR="008E038E" w:rsidRDefault="005A05F3">
      <w:pPr>
        <w:pStyle w:val="List"/>
        <w:spacing w:before="28" w:after="240" w:line="480" w:lineRule="auto"/>
        <w:ind w:left="1200" w:hanging="300"/>
      </w:pPr>
      <w:r>
        <w:t>(c)</w:t>
      </w:r>
      <w:r>
        <w:tab/>
        <w:t xml:space="preserve">Could a model accurately predict a succession of timecourse points?  </w:t>
      </w:r>
    </w:p>
    <w:p w14:paraId="30B301A8" w14:textId="024A53E6" w:rsidR="008E038E" w:rsidRDefault="005A05F3">
      <w:pPr>
        <w:pStyle w:val="List"/>
        <w:spacing w:before="28" w:after="240" w:line="480" w:lineRule="auto"/>
        <w:ind w:left="600" w:hanging="300"/>
      </w:pPr>
      <w:proofErr w:type="gramStart"/>
      <w:r>
        <w:t>2.</w:t>
      </w:r>
      <w:proofErr w:type="gramEnd"/>
      <w:r>
        <w:tab/>
        <w:t xml:space="preserve">Analyse how higher order chromatin data, such as contact probabilities, relate to </w:t>
      </w:r>
      <w:ins w:id="92" w:author="Colin Semple" w:date="2012-12-03T18:55:00Z">
        <w:r>
          <w:t>locus-level</w:t>
        </w:r>
      </w:ins>
      <w:r>
        <w:t xml:space="preserve"> chromatin measurements. </w:t>
      </w:r>
    </w:p>
    <w:p w14:paraId="5E5362E5" w14:textId="77777777" w:rsidR="008E038E" w:rsidRDefault="005A05F3">
      <w:pPr>
        <w:pStyle w:val="List"/>
        <w:spacing w:before="28" w:after="240" w:line="480" w:lineRule="auto"/>
        <w:ind w:left="1200" w:hanging="300"/>
      </w:pPr>
      <w:r>
        <w:t>(a)</w:t>
      </w:r>
      <w:r>
        <w:tab/>
        <w:t xml:space="preserve">Can higher order structure be predicted from local histone modifications?  </w:t>
      </w:r>
    </w:p>
    <w:p w14:paraId="4005D55D" w14:textId="77777777" w:rsidR="008E038E" w:rsidRDefault="005A05F3">
      <w:pPr>
        <w:pStyle w:val="List"/>
        <w:spacing w:before="28" w:after="240" w:line="480" w:lineRule="auto"/>
        <w:ind w:left="600" w:hanging="300"/>
      </w:pPr>
      <w:r>
        <w:t>3.</w:t>
      </w:r>
      <w:r>
        <w:tab/>
        <w:t xml:space="preserve">Examine how different promoter classes respond to local chromatin state. </w:t>
      </w:r>
    </w:p>
    <w:p w14:paraId="3AD73963" w14:textId="77777777" w:rsidR="008E038E" w:rsidRDefault="005A05F3">
      <w:pPr>
        <w:pStyle w:val="List"/>
        <w:spacing w:before="28" w:after="240" w:line="480" w:lineRule="auto"/>
        <w:ind w:left="1200" w:hanging="300"/>
      </w:pPr>
      <w:r>
        <w:lastRenderedPageBreak/>
        <w:t>(a)</w:t>
      </w:r>
      <w:r>
        <w:tab/>
        <w:t xml:space="preserve">Is there evidence of different transcriptional regulation of </w:t>
      </w:r>
      <w:ins w:id="93" w:author="Colin Semple" w:date="2012-12-03T18:51:00Z">
        <w:r>
          <w:t xml:space="preserve">different (e.g. </w:t>
        </w:r>
      </w:ins>
      <w:r>
        <w:t>coding and non-coding</w:t>
      </w:r>
      <w:ins w:id="94" w:author="Colin Semple" w:date="2012-12-03T18:51:00Z">
        <w:r>
          <w:t xml:space="preserve">, </w:t>
        </w:r>
        <w:proofErr w:type="spellStart"/>
        <w:r>
          <w:t>CpG</w:t>
        </w:r>
        <w:proofErr w:type="spellEnd"/>
        <w:r>
          <w:t xml:space="preserve"> island and non-</w:t>
        </w:r>
        <w:proofErr w:type="spellStart"/>
        <w:r>
          <w:t>CpG</w:t>
        </w:r>
        <w:proofErr w:type="spellEnd"/>
        <w:r>
          <w:t xml:space="preserve"> island, </w:t>
        </w:r>
        <w:proofErr w:type="spellStart"/>
        <w:r>
          <w:t>etc</w:t>
        </w:r>
        <w:proofErr w:type="spellEnd"/>
        <w:r>
          <w:t>)</w:t>
        </w:r>
      </w:ins>
      <w:r>
        <w:t xml:space="preserve"> TSS</w:t>
      </w:r>
      <w:ins w:id="95" w:author="Colin Semple" w:date="2012-12-03T18:52:00Z">
        <w:r>
          <w:t xml:space="preserve"> classe</w:t>
        </w:r>
      </w:ins>
      <w:ins w:id="96" w:author="Colin Semple" w:date="2012-12-03T18:51:00Z">
        <w:r>
          <w:t>s</w:t>
        </w:r>
      </w:ins>
      <w:r>
        <w:t xml:space="preserve"> and is this predicted by their respective chromatin environments?  </w:t>
      </w:r>
    </w:p>
    <w:p w14:paraId="6DC15451" w14:textId="77777777" w:rsidR="008E038E" w:rsidRDefault="005A05F3">
      <w:pPr>
        <w:pStyle w:val="List"/>
        <w:spacing w:before="28" w:after="240" w:line="480" w:lineRule="auto"/>
        <w:ind w:left="1200" w:hanging="300"/>
      </w:pPr>
      <w:r>
        <w:t>(b)</w:t>
      </w:r>
      <w:r>
        <w:tab/>
        <w:t xml:space="preserve">How do enhancers, promoters, insulators and other genomic regions differ in their chromatin status?  </w:t>
      </w:r>
    </w:p>
    <w:p w14:paraId="2CCCA0F6" w14:textId="77777777" w:rsidR="008E038E" w:rsidRDefault="005A05F3">
      <w:pPr>
        <w:pStyle w:val="List"/>
        <w:spacing w:before="28" w:after="240" w:line="480" w:lineRule="auto"/>
        <w:ind w:left="1200" w:hanging="300"/>
      </w:pPr>
      <w:ins w:id="97" w:author="Colin Semple" w:date="2012-12-03T18:55:00Z">
        <w:r>
          <w:t xml:space="preserve">Longer term work </w:t>
        </w:r>
      </w:ins>
      <w:ins w:id="98" w:author="Colin Semple" w:date="2012-12-03T18:56:00Z">
        <w:r>
          <w:t xml:space="preserve">themes </w:t>
        </w:r>
      </w:ins>
      <w:ins w:id="99" w:author="Colin Semple" w:date="2012-12-03T18:55:00Z">
        <w:r>
          <w:t>(2</w:t>
        </w:r>
        <w:r>
          <w:rPr>
            <w:vertAlign w:val="superscript"/>
          </w:rPr>
          <w:t>nd</w:t>
        </w:r>
        <w:r>
          <w:t xml:space="preserve"> PhD year</w:t>
        </w:r>
      </w:ins>
      <w:ins w:id="100" w:author="Colin Semple" w:date="2012-12-03T18:56:00Z">
        <w:r>
          <w:t xml:space="preserve"> and beyond)</w:t>
        </w:r>
      </w:ins>
    </w:p>
    <w:p w14:paraId="4147C8D2" w14:textId="1E83CCAE" w:rsidR="008E038E" w:rsidRDefault="005A05F3">
      <w:pPr>
        <w:pStyle w:val="List"/>
        <w:spacing w:before="28" w:after="240" w:line="480" w:lineRule="auto"/>
        <w:ind w:left="600" w:hanging="300"/>
      </w:pPr>
      <w:ins w:id="101" w:author="Colin Semple" w:date="2012-12-03T18:56:00Z">
        <w:r>
          <w:t>1</w:t>
        </w:r>
      </w:ins>
      <w:r>
        <w:t>.</w:t>
      </w:r>
      <w:r>
        <w:tab/>
        <w:t xml:space="preserve">Investigate the application of non-linear models that have the potential to provide novel biological understanding of how individual chromatin marks can influence gene expression. Additionally, testing explicit interaction terms may highlight </w:t>
      </w:r>
      <w:proofErr w:type="spellStart"/>
      <w:r>
        <w:t>cooperativity</w:t>
      </w:r>
      <w:proofErr w:type="spellEnd"/>
      <w:r>
        <w:t xml:space="preserve"> or redundancy of chromatin features. </w:t>
      </w:r>
    </w:p>
    <w:p w14:paraId="79EFF6C1" w14:textId="33E00745" w:rsidR="008E038E" w:rsidRDefault="005A05F3">
      <w:pPr>
        <w:pStyle w:val="List"/>
        <w:spacing w:before="28" w:after="240" w:line="480" w:lineRule="auto"/>
        <w:ind w:left="600" w:hanging="300"/>
      </w:pPr>
      <w:ins w:id="102" w:author="Colin Semple" w:date="2012-12-03T18:56:00Z">
        <w:r>
          <w:t>2</w:t>
        </w:r>
      </w:ins>
      <w:r>
        <w:t>.</w:t>
      </w:r>
      <w:r>
        <w:tab/>
        <w:t xml:space="preserve">Explore methods of moving beyond correlative relationships to address the ‘cause or cog’ functional importance of histone modifications. </w:t>
      </w:r>
    </w:p>
    <w:p w14:paraId="05DA3B7C" w14:textId="77777777" w:rsidR="008E038E" w:rsidRDefault="005A05F3">
      <w:pPr>
        <w:pStyle w:val="List"/>
        <w:spacing w:before="28" w:after="240" w:line="480" w:lineRule="auto"/>
        <w:ind w:left="600" w:hanging="300"/>
      </w:pPr>
      <w:ins w:id="103" w:author="Colin Semple" w:date="2012-12-03T18:56:00Z">
        <w:r>
          <w:t xml:space="preserve">3. </w:t>
        </w:r>
      </w:ins>
      <w:ins w:id="104" w:author="Colin Semple" w:date="2012-12-03T18:52:00Z">
        <w:r>
          <w:t xml:space="preserve">Explore conservation of models across species for orthologous TSSs using </w:t>
        </w:r>
      </w:ins>
      <w:ins w:id="105" w:author="Colin Semple" w:date="2012-12-03T18:53:00Z">
        <w:r>
          <w:t xml:space="preserve">matched </w:t>
        </w:r>
      </w:ins>
      <w:ins w:id="106" w:author="Colin Semple" w:date="2012-12-03T18:52:00Z">
        <w:r>
          <w:t xml:space="preserve">mouse </w:t>
        </w:r>
      </w:ins>
      <w:ins w:id="107" w:author="Colin Semple" w:date="2012-12-03T18:53:00Z">
        <w:r>
          <w:t xml:space="preserve">and human </w:t>
        </w:r>
      </w:ins>
      <w:ins w:id="108" w:author="Colin Semple" w:date="2012-12-03T18:52:00Z">
        <w:r>
          <w:t xml:space="preserve">ENCODE </w:t>
        </w:r>
      </w:ins>
      <w:ins w:id="109" w:author="Colin Semple" w:date="2012-12-03T18:53:00Z">
        <w:r>
          <w:t xml:space="preserve">and FANTOM5 </w:t>
        </w:r>
      </w:ins>
      <w:ins w:id="110" w:author="Colin Semple" w:date="2012-12-03T18:52:00Z">
        <w:r>
          <w:t>datasets</w:t>
        </w:r>
      </w:ins>
      <w:ins w:id="111" w:author="Colin Semple" w:date="2012-12-03T18:53:00Z">
        <w:r>
          <w:t>.</w:t>
        </w:r>
      </w:ins>
      <w:ins w:id="112" w:author="Colin Semple" w:date="2012-12-03T18:57:00Z">
        <w:r>
          <w:t xml:space="preserve"> Are the </w:t>
        </w:r>
        <w:proofErr w:type="spellStart"/>
        <w:r>
          <w:t>behaviours</w:t>
        </w:r>
        <w:proofErr w:type="spellEnd"/>
        <w:r>
          <w:t xml:space="preserve"> of TSSs conserved where their genomic sequences are different?</w:t>
        </w:r>
      </w:ins>
    </w:p>
    <w:p w14:paraId="2028B0C8" w14:textId="77777777" w:rsidR="008E038E" w:rsidRDefault="005A05F3">
      <w:pPr>
        <w:pStyle w:val="bibheading"/>
        <w:widowControl/>
        <w:spacing w:before="28" w:after="240" w:line="480" w:lineRule="auto"/>
      </w:pPr>
      <w:r>
        <w:t>Bibliography</w:t>
      </w:r>
    </w:p>
    <w:p w14:paraId="5412ACFD" w14:textId="77777777" w:rsidR="008E038E" w:rsidRDefault="005A05F3">
      <w:pPr>
        <w:pStyle w:val="bibitem"/>
        <w:widowControl/>
        <w:spacing w:before="28" w:after="240" w:line="480" w:lineRule="auto"/>
        <w:ind w:left="450" w:firstLine="0"/>
      </w:pPr>
      <w:r>
        <w:rPr>
          <w:sz w:val="16"/>
          <w:szCs w:val="12"/>
        </w:rPr>
        <w:t>[</w:t>
      </w:r>
      <w:bookmarkStart w:id="113" w:name="BIB_Gerstein2012"/>
      <w:r>
        <w:rPr>
          <w:sz w:val="16"/>
          <w:szCs w:val="12"/>
        </w:rPr>
        <w:t>1</w:t>
      </w:r>
      <w:bookmarkEnd w:id="113"/>
      <w:r>
        <w:rPr>
          <w:sz w:val="16"/>
          <w:szCs w:val="12"/>
        </w:rPr>
        <w:t>]</w:t>
      </w:r>
      <w:r>
        <w:rPr>
          <w:sz w:val="16"/>
          <w:szCs w:val="12"/>
        </w:rPr>
        <w:tab/>
        <w:t xml:space="preserve">Gerstein, M. B, </w:t>
      </w:r>
      <w:proofErr w:type="spellStart"/>
      <w:r>
        <w:rPr>
          <w:sz w:val="16"/>
          <w:szCs w:val="12"/>
        </w:rPr>
        <w:t>Kundaje</w:t>
      </w:r>
      <w:proofErr w:type="spellEnd"/>
      <w:r>
        <w:rPr>
          <w:sz w:val="16"/>
          <w:szCs w:val="12"/>
        </w:rPr>
        <w:t xml:space="preserve">, A, </w:t>
      </w:r>
      <w:proofErr w:type="spellStart"/>
      <w:r>
        <w:rPr>
          <w:sz w:val="16"/>
          <w:szCs w:val="12"/>
        </w:rPr>
        <w:t>Hariharan</w:t>
      </w:r>
      <w:proofErr w:type="spellEnd"/>
      <w:r>
        <w:rPr>
          <w:sz w:val="16"/>
          <w:szCs w:val="12"/>
        </w:rPr>
        <w:t xml:space="preserve">, M, </w:t>
      </w:r>
      <w:proofErr w:type="spellStart"/>
      <w:r>
        <w:rPr>
          <w:sz w:val="16"/>
          <w:szCs w:val="12"/>
        </w:rPr>
        <w:t>Landt</w:t>
      </w:r>
      <w:proofErr w:type="spellEnd"/>
      <w:r>
        <w:rPr>
          <w:sz w:val="16"/>
          <w:szCs w:val="12"/>
        </w:rPr>
        <w:t>, S. G, Yan, K</w:t>
      </w:r>
      <w:proofErr w:type="gramStart"/>
      <w:r>
        <w:rPr>
          <w:sz w:val="16"/>
          <w:szCs w:val="12"/>
        </w:rPr>
        <w:t>.-</w:t>
      </w:r>
      <w:proofErr w:type="gramEnd"/>
      <w:r>
        <w:rPr>
          <w:sz w:val="16"/>
          <w:szCs w:val="12"/>
        </w:rPr>
        <w:t xml:space="preserve">k, Cheng, C, Mu, X. J, </w:t>
      </w:r>
      <w:proofErr w:type="spellStart"/>
      <w:r>
        <w:rPr>
          <w:sz w:val="16"/>
          <w:szCs w:val="12"/>
        </w:rPr>
        <w:t>Khurana</w:t>
      </w:r>
      <w:proofErr w:type="spellEnd"/>
      <w:r>
        <w:rPr>
          <w:sz w:val="16"/>
          <w:szCs w:val="12"/>
        </w:rPr>
        <w:t xml:space="preserve">, E, </w:t>
      </w:r>
      <w:proofErr w:type="spellStart"/>
      <w:r>
        <w:rPr>
          <w:sz w:val="16"/>
          <w:szCs w:val="12"/>
        </w:rPr>
        <w:t>Rozowsky</w:t>
      </w:r>
      <w:proofErr w:type="spellEnd"/>
      <w:r>
        <w:rPr>
          <w:sz w:val="16"/>
          <w:szCs w:val="12"/>
        </w:rPr>
        <w:t xml:space="preserve">, J, Alexander, R, Min, R, </w:t>
      </w:r>
      <w:proofErr w:type="spellStart"/>
      <w:r>
        <w:rPr>
          <w:sz w:val="16"/>
          <w:szCs w:val="12"/>
        </w:rPr>
        <w:t>Alves</w:t>
      </w:r>
      <w:proofErr w:type="spellEnd"/>
      <w:r>
        <w:rPr>
          <w:sz w:val="16"/>
          <w:szCs w:val="12"/>
        </w:rPr>
        <w:t xml:space="preserve">, P, </w:t>
      </w:r>
      <w:proofErr w:type="spellStart"/>
      <w:r>
        <w:rPr>
          <w:sz w:val="16"/>
          <w:szCs w:val="12"/>
        </w:rPr>
        <w:t>Abyzov</w:t>
      </w:r>
      <w:proofErr w:type="spellEnd"/>
      <w:r>
        <w:rPr>
          <w:sz w:val="16"/>
          <w:szCs w:val="12"/>
        </w:rPr>
        <w:t xml:space="preserve">, A, </w:t>
      </w:r>
      <w:proofErr w:type="spellStart"/>
      <w:r>
        <w:rPr>
          <w:sz w:val="16"/>
          <w:szCs w:val="12"/>
        </w:rPr>
        <w:t>Addleman</w:t>
      </w:r>
      <w:proofErr w:type="spellEnd"/>
      <w:r>
        <w:rPr>
          <w:sz w:val="16"/>
          <w:szCs w:val="12"/>
        </w:rPr>
        <w:t xml:space="preserve">, N, </w:t>
      </w:r>
      <w:proofErr w:type="spellStart"/>
      <w:r>
        <w:rPr>
          <w:sz w:val="16"/>
          <w:szCs w:val="12"/>
        </w:rPr>
        <w:t>Bhardwaj</w:t>
      </w:r>
      <w:proofErr w:type="spellEnd"/>
      <w:r>
        <w:rPr>
          <w:sz w:val="16"/>
          <w:szCs w:val="12"/>
        </w:rPr>
        <w:t xml:space="preserve">, N, Boyle, A. P, </w:t>
      </w:r>
      <w:proofErr w:type="spellStart"/>
      <w:r>
        <w:rPr>
          <w:sz w:val="16"/>
          <w:szCs w:val="12"/>
        </w:rPr>
        <w:t>Cayting</w:t>
      </w:r>
      <w:proofErr w:type="spellEnd"/>
      <w:r>
        <w:rPr>
          <w:sz w:val="16"/>
          <w:szCs w:val="12"/>
        </w:rPr>
        <w:t xml:space="preserve">, P, </w:t>
      </w:r>
      <w:proofErr w:type="spellStart"/>
      <w:r>
        <w:rPr>
          <w:sz w:val="16"/>
          <w:szCs w:val="12"/>
        </w:rPr>
        <w:t>Charos</w:t>
      </w:r>
      <w:proofErr w:type="spellEnd"/>
      <w:r>
        <w:rPr>
          <w:sz w:val="16"/>
          <w:szCs w:val="12"/>
        </w:rPr>
        <w:t xml:space="preserve">, A, Chen, D. Z, Cheng, Y, Clarke, D, Eastman, C, </w:t>
      </w:r>
      <w:proofErr w:type="spellStart"/>
      <w:r>
        <w:rPr>
          <w:sz w:val="16"/>
          <w:szCs w:val="12"/>
        </w:rPr>
        <w:t>Euskirchen</w:t>
      </w:r>
      <w:proofErr w:type="spellEnd"/>
      <w:r>
        <w:rPr>
          <w:sz w:val="16"/>
          <w:szCs w:val="12"/>
        </w:rPr>
        <w:t xml:space="preserve">, G, </w:t>
      </w:r>
      <w:proofErr w:type="spellStart"/>
      <w:r>
        <w:rPr>
          <w:sz w:val="16"/>
          <w:szCs w:val="12"/>
        </w:rPr>
        <w:t>Frietze</w:t>
      </w:r>
      <w:proofErr w:type="spellEnd"/>
      <w:r>
        <w:rPr>
          <w:sz w:val="16"/>
          <w:szCs w:val="12"/>
        </w:rPr>
        <w:t xml:space="preserve">, S, Fu, Y, </w:t>
      </w:r>
      <w:proofErr w:type="spellStart"/>
      <w:r>
        <w:rPr>
          <w:sz w:val="16"/>
          <w:szCs w:val="12"/>
        </w:rPr>
        <w:t>Gertz</w:t>
      </w:r>
      <w:proofErr w:type="spellEnd"/>
      <w:r>
        <w:rPr>
          <w:sz w:val="16"/>
          <w:szCs w:val="12"/>
        </w:rPr>
        <w:t xml:space="preserve">, J, </w:t>
      </w:r>
      <w:proofErr w:type="spellStart"/>
      <w:r>
        <w:rPr>
          <w:sz w:val="16"/>
          <w:szCs w:val="12"/>
        </w:rPr>
        <w:t>Grubert</w:t>
      </w:r>
      <w:proofErr w:type="spellEnd"/>
      <w:r>
        <w:rPr>
          <w:sz w:val="16"/>
          <w:szCs w:val="12"/>
        </w:rPr>
        <w:t xml:space="preserve">, F, </w:t>
      </w:r>
      <w:proofErr w:type="spellStart"/>
      <w:r>
        <w:rPr>
          <w:sz w:val="16"/>
          <w:szCs w:val="12"/>
        </w:rPr>
        <w:t>Harmanci</w:t>
      </w:r>
      <w:proofErr w:type="spellEnd"/>
      <w:r>
        <w:rPr>
          <w:sz w:val="16"/>
          <w:szCs w:val="12"/>
        </w:rPr>
        <w:t xml:space="preserve">, A, Jain, P, </w:t>
      </w:r>
      <w:proofErr w:type="spellStart"/>
      <w:r>
        <w:rPr>
          <w:sz w:val="16"/>
          <w:szCs w:val="12"/>
        </w:rPr>
        <w:t>Kasowski</w:t>
      </w:r>
      <w:proofErr w:type="spellEnd"/>
      <w:r>
        <w:rPr>
          <w:sz w:val="16"/>
          <w:szCs w:val="12"/>
        </w:rPr>
        <w:t xml:space="preserve">, M, </w:t>
      </w:r>
      <w:proofErr w:type="spellStart"/>
      <w:r>
        <w:rPr>
          <w:sz w:val="16"/>
          <w:szCs w:val="12"/>
        </w:rPr>
        <w:t>Lacroute</w:t>
      </w:r>
      <w:proofErr w:type="spellEnd"/>
      <w:r>
        <w:rPr>
          <w:sz w:val="16"/>
          <w:szCs w:val="12"/>
        </w:rPr>
        <w:t xml:space="preserve">, P, </w:t>
      </w:r>
      <w:proofErr w:type="spellStart"/>
      <w:r>
        <w:rPr>
          <w:sz w:val="16"/>
          <w:szCs w:val="12"/>
        </w:rPr>
        <w:t>Leng</w:t>
      </w:r>
      <w:proofErr w:type="spellEnd"/>
      <w:r>
        <w:rPr>
          <w:sz w:val="16"/>
          <w:szCs w:val="12"/>
        </w:rPr>
        <w:t xml:space="preserve">, J, </w:t>
      </w:r>
      <w:proofErr w:type="spellStart"/>
      <w:r>
        <w:rPr>
          <w:sz w:val="16"/>
          <w:szCs w:val="12"/>
        </w:rPr>
        <w:t>Lian</w:t>
      </w:r>
      <w:proofErr w:type="spellEnd"/>
      <w:r>
        <w:rPr>
          <w:sz w:val="16"/>
          <w:szCs w:val="12"/>
        </w:rPr>
        <w:t xml:space="preserve">, J, Monahan, H, </w:t>
      </w:r>
      <w:proofErr w:type="spellStart"/>
      <w:r>
        <w:rPr>
          <w:sz w:val="16"/>
          <w:szCs w:val="12"/>
        </w:rPr>
        <w:t>O’Geen</w:t>
      </w:r>
      <w:proofErr w:type="spellEnd"/>
      <w:r>
        <w:rPr>
          <w:sz w:val="16"/>
          <w:szCs w:val="12"/>
        </w:rPr>
        <w:t xml:space="preserve">, H, </w:t>
      </w:r>
      <w:proofErr w:type="spellStart"/>
      <w:r>
        <w:rPr>
          <w:sz w:val="16"/>
          <w:szCs w:val="12"/>
        </w:rPr>
        <w:t>Ouyang</w:t>
      </w:r>
      <w:proofErr w:type="spellEnd"/>
      <w:r>
        <w:rPr>
          <w:sz w:val="16"/>
          <w:szCs w:val="12"/>
        </w:rPr>
        <w:t xml:space="preserve">, Z, Partridge, E. C, </w:t>
      </w:r>
      <w:proofErr w:type="spellStart"/>
      <w:r>
        <w:rPr>
          <w:sz w:val="16"/>
          <w:szCs w:val="12"/>
        </w:rPr>
        <w:t>Patacsil</w:t>
      </w:r>
      <w:proofErr w:type="spellEnd"/>
      <w:r>
        <w:rPr>
          <w:sz w:val="16"/>
          <w:szCs w:val="12"/>
        </w:rPr>
        <w:t xml:space="preserve">, D, Pauli, F, </w:t>
      </w:r>
      <w:proofErr w:type="spellStart"/>
      <w:r>
        <w:rPr>
          <w:sz w:val="16"/>
          <w:szCs w:val="12"/>
        </w:rPr>
        <w:t>Raha</w:t>
      </w:r>
      <w:proofErr w:type="spellEnd"/>
      <w:r>
        <w:rPr>
          <w:sz w:val="16"/>
          <w:szCs w:val="12"/>
        </w:rPr>
        <w:t xml:space="preserve">, D, Ramirez, L, Reddy, T. E, Reed, B, Shi, M, </w:t>
      </w:r>
      <w:proofErr w:type="spellStart"/>
      <w:r>
        <w:rPr>
          <w:sz w:val="16"/>
          <w:szCs w:val="12"/>
        </w:rPr>
        <w:t>Slifer</w:t>
      </w:r>
      <w:proofErr w:type="spellEnd"/>
      <w:r>
        <w:rPr>
          <w:sz w:val="16"/>
          <w:szCs w:val="12"/>
        </w:rPr>
        <w:t xml:space="preserve">, T, Wang, J, Wu, L, Yang, X, Yip, K. Y, </w:t>
      </w:r>
      <w:proofErr w:type="spellStart"/>
      <w:r>
        <w:rPr>
          <w:sz w:val="16"/>
          <w:szCs w:val="12"/>
        </w:rPr>
        <w:t>Zilberman-Schapira</w:t>
      </w:r>
      <w:proofErr w:type="spellEnd"/>
      <w:r>
        <w:rPr>
          <w:sz w:val="16"/>
          <w:szCs w:val="12"/>
        </w:rPr>
        <w:t xml:space="preserve">, G, </w:t>
      </w:r>
      <w:proofErr w:type="spellStart"/>
      <w:r>
        <w:rPr>
          <w:sz w:val="16"/>
          <w:szCs w:val="12"/>
        </w:rPr>
        <w:t>Batzoglou</w:t>
      </w:r>
      <w:proofErr w:type="spellEnd"/>
      <w:r>
        <w:rPr>
          <w:sz w:val="16"/>
          <w:szCs w:val="12"/>
        </w:rPr>
        <w:t xml:space="preserve">, S, </w:t>
      </w:r>
      <w:proofErr w:type="spellStart"/>
      <w:r>
        <w:rPr>
          <w:sz w:val="16"/>
          <w:szCs w:val="12"/>
        </w:rPr>
        <w:t>Sidow</w:t>
      </w:r>
      <w:proofErr w:type="spellEnd"/>
      <w:r>
        <w:rPr>
          <w:sz w:val="16"/>
          <w:szCs w:val="12"/>
        </w:rPr>
        <w:t xml:space="preserve">, A, </w:t>
      </w:r>
      <w:proofErr w:type="spellStart"/>
      <w:r>
        <w:rPr>
          <w:sz w:val="16"/>
          <w:szCs w:val="12"/>
        </w:rPr>
        <w:t>Farnham</w:t>
      </w:r>
      <w:proofErr w:type="spellEnd"/>
      <w:r>
        <w:rPr>
          <w:sz w:val="16"/>
          <w:szCs w:val="12"/>
        </w:rPr>
        <w:t xml:space="preserve">, P. J, Myers, R. M, </w:t>
      </w:r>
      <w:proofErr w:type="spellStart"/>
      <w:r>
        <w:rPr>
          <w:sz w:val="16"/>
          <w:szCs w:val="12"/>
        </w:rPr>
        <w:t>Weissman</w:t>
      </w:r>
      <w:proofErr w:type="spellEnd"/>
      <w:r>
        <w:rPr>
          <w:sz w:val="16"/>
          <w:szCs w:val="12"/>
        </w:rPr>
        <w:t xml:space="preserve">, S. M, &amp; Snyder, M. (2012) Architecture of the human regulatory network derived from ENCODE data. Nature </w:t>
      </w:r>
      <w:r>
        <w:rPr>
          <w:b/>
          <w:bCs/>
          <w:sz w:val="16"/>
          <w:szCs w:val="12"/>
        </w:rPr>
        <w:t>489</w:t>
      </w:r>
      <w:r>
        <w:rPr>
          <w:sz w:val="16"/>
          <w:szCs w:val="12"/>
        </w:rPr>
        <w:t>, 91–100.</w:t>
      </w:r>
    </w:p>
    <w:p w14:paraId="6B8358EC" w14:textId="77777777" w:rsidR="008E038E" w:rsidRDefault="005A05F3">
      <w:pPr>
        <w:pStyle w:val="bibitem"/>
        <w:widowControl/>
        <w:spacing w:before="28" w:after="240" w:line="480" w:lineRule="auto"/>
        <w:ind w:left="450" w:firstLine="0"/>
      </w:pPr>
      <w:r>
        <w:rPr>
          <w:sz w:val="16"/>
          <w:szCs w:val="12"/>
        </w:rPr>
        <w:t>[</w:t>
      </w:r>
      <w:bookmarkStart w:id="114" w:name="BIB_Bernstein2010"/>
      <w:r>
        <w:rPr>
          <w:sz w:val="16"/>
          <w:szCs w:val="12"/>
        </w:rPr>
        <w:t>2</w:t>
      </w:r>
      <w:bookmarkEnd w:id="114"/>
      <w:r>
        <w:rPr>
          <w:sz w:val="16"/>
          <w:szCs w:val="12"/>
        </w:rPr>
        <w:t>]</w:t>
      </w:r>
      <w:r>
        <w:rPr>
          <w:sz w:val="16"/>
          <w:szCs w:val="12"/>
        </w:rPr>
        <w:tab/>
        <w:t xml:space="preserve">Bernstein, B. E, </w:t>
      </w:r>
      <w:proofErr w:type="spellStart"/>
      <w:r>
        <w:rPr>
          <w:sz w:val="16"/>
          <w:szCs w:val="12"/>
        </w:rPr>
        <w:t>Stamatoyannopoulos</w:t>
      </w:r>
      <w:proofErr w:type="spellEnd"/>
      <w:r>
        <w:rPr>
          <w:sz w:val="16"/>
          <w:szCs w:val="12"/>
        </w:rPr>
        <w:t xml:space="preserve">, J. a, Costello, J. F, </w:t>
      </w:r>
      <w:proofErr w:type="spellStart"/>
      <w:r>
        <w:rPr>
          <w:sz w:val="16"/>
          <w:szCs w:val="12"/>
        </w:rPr>
        <w:t>Ren</w:t>
      </w:r>
      <w:proofErr w:type="spellEnd"/>
      <w:r>
        <w:rPr>
          <w:sz w:val="16"/>
          <w:szCs w:val="12"/>
        </w:rPr>
        <w:t xml:space="preserve">, B, </w:t>
      </w:r>
      <w:proofErr w:type="spellStart"/>
      <w:r>
        <w:rPr>
          <w:sz w:val="16"/>
          <w:szCs w:val="12"/>
        </w:rPr>
        <w:t>Milosavljevic</w:t>
      </w:r>
      <w:proofErr w:type="spellEnd"/>
      <w:r>
        <w:rPr>
          <w:sz w:val="16"/>
          <w:szCs w:val="12"/>
        </w:rPr>
        <w:t xml:space="preserve">, A, </w:t>
      </w:r>
      <w:proofErr w:type="spellStart"/>
      <w:r>
        <w:rPr>
          <w:sz w:val="16"/>
          <w:szCs w:val="12"/>
        </w:rPr>
        <w:t>Meissner</w:t>
      </w:r>
      <w:proofErr w:type="spellEnd"/>
      <w:r>
        <w:rPr>
          <w:sz w:val="16"/>
          <w:szCs w:val="12"/>
        </w:rPr>
        <w:t xml:space="preserve">, A, </w:t>
      </w:r>
      <w:proofErr w:type="spellStart"/>
      <w:r>
        <w:rPr>
          <w:sz w:val="16"/>
          <w:szCs w:val="12"/>
        </w:rPr>
        <w:t>Kellis</w:t>
      </w:r>
      <w:proofErr w:type="spellEnd"/>
      <w:r>
        <w:rPr>
          <w:sz w:val="16"/>
          <w:szCs w:val="12"/>
        </w:rPr>
        <w:t xml:space="preserve">, M, </w:t>
      </w:r>
      <w:proofErr w:type="spellStart"/>
      <w:r>
        <w:rPr>
          <w:sz w:val="16"/>
          <w:szCs w:val="12"/>
        </w:rPr>
        <w:t>Marra</w:t>
      </w:r>
      <w:proofErr w:type="spellEnd"/>
      <w:r>
        <w:rPr>
          <w:sz w:val="16"/>
          <w:szCs w:val="12"/>
        </w:rPr>
        <w:t xml:space="preserve">, M. a, </w:t>
      </w:r>
      <w:proofErr w:type="spellStart"/>
      <w:r>
        <w:rPr>
          <w:sz w:val="16"/>
          <w:szCs w:val="12"/>
        </w:rPr>
        <w:t>Beaudet</w:t>
      </w:r>
      <w:proofErr w:type="spellEnd"/>
      <w:r>
        <w:rPr>
          <w:sz w:val="16"/>
          <w:szCs w:val="12"/>
        </w:rPr>
        <w:t xml:space="preserve">, A. L, </w:t>
      </w:r>
      <w:proofErr w:type="spellStart"/>
      <w:r>
        <w:rPr>
          <w:sz w:val="16"/>
          <w:szCs w:val="12"/>
        </w:rPr>
        <w:t>Ecker</w:t>
      </w:r>
      <w:proofErr w:type="spellEnd"/>
      <w:r>
        <w:rPr>
          <w:sz w:val="16"/>
          <w:szCs w:val="12"/>
        </w:rPr>
        <w:t xml:space="preserve">, J. R, </w:t>
      </w:r>
      <w:proofErr w:type="spellStart"/>
      <w:r>
        <w:rPr>
          <w:sz w:val="16"/>
          <w:szCs w:val="12"/>
        </w:rPr>
        <w:t>Farnham</w:t>
      </w:r>
      <w:proofErr w:type="spellEnd"/>
      <w:r>
        <w:rPr>
          <w:sz w:val="16"/>
          <w:szCs w:val="12"/>
        </w:rPr>
        <w:t xml:space="preserve">, P. J, </w:t>
      </w:r>
      <w:proofErr w:type="spellStart"/>
      <w:r>
        <w:rPr>
          <w:sz w:val="16"/>
          <w:szCs w:val="12"/>
        </w:rPr>
        <w:t>Hirst</w:t>
      </w:r>
      <w:proofErr w:type="spellEnd"/>
      <w:r>
        <w:rPr>
          <w:sz w:val="16"/>
          <w:szCs w:val="12"/>
        </w:rPr>
        <w:t xml:space="preserve">, M, Lander, E. S, </w:t>
      </w:r>
      <w:proofErr w:type="spellStart"/>
      <w:r>
        <w:rPr>
          <w:sz w:val="16"/>
          <w:szCs w:val="12"/>
        </w:rPr>
        <w:t>Mikkelsen</w:t>
      </w:r>
      <w:proofErr w:type="spellEnd"/>
      <w:r>
        <w:rPr>
          <w:sz w:val="16"/>
          <w:szCs w:val="12"/>
        </w:rPr>
        <w:t xml:space="preserve">, T. S, &amp; Thomson, J. a. (2010) The NIH Roadmap </w:t>
      </w:r>
      <w:proofErr w:type="spellStart"/>
      <w:r>
        <w:rPr>
          <w:sz w:val="16"/>
          <w:szCs w:val="12"/>
        </w:rPr>
        <w:t>Epigenomics</w:t>
      </w:r>
      <w:proofErr w:type="spellEnd"/>
      <w:r>
        <w:rPr>
          <w:sz w:val="16"/>
          <w:szCs w:val="12"/>
        </w:rPr>
        <w:t xml:space="preserve"> Mapping Consortium. </w:t>
      </w:r>
      <w:proofErr w:type="gramStart"/>
      <w:r>
        <w:rPr>
          <w:sz w:val="16"/>
          <w:szCs w:val="12"/>
        </w:rPr>
        <w:t xml:space="preserve">Nature biotechnology </w:t>
      </w:r>
      <w:r>
        <w:rPr>
          <w:b/>
          <w:bCs/>
          <w:sz w:val="16"/>
          <w:szCs w:val="12"/>
        </w:rPr>
        <w:t>28</w:t>
      </w:r>
      <w:r>
        <w:rPr>
          <w:sz w:val="16"/>
          <w:szCs w:val="12"/>
        </w:rPr>
        <w:t>, 1045–8.</w:t>
      </w:r>
      <w:proofErr w:type="gramEnd"/>
    </w:p>
    <w:p w14:paraId="28F74EF8" w14:textId="77777777" w:rsidR="008E038E" w:rsidRDefault="005A05F3">
      <w:pPr>
        <w:pStyle w:val="bibitem"/>
        <w:widowControl/>
        <w:spacing w:before="28" w:after="240" w:line="480" w:lineRule="auto"/>
        <w:ind w:left="450" w:firstLine="0"/>
      </w:pPr>
      <w:proofErr w:type="gramStart"/>
      <w:r>
        <w:rPr>
          <w:sz w:val="16"/>
          <w:szCs w:val="12"/>
        </w:rPr>
        <w:t>[</w:t>
      </w:r>
      <w:bookmarkStart w:id="115" w:name="BIB_Sajan2012"/>
      <w:r>
        <w:rPr>
          <w:sz w:val="16"/>
          <w:szCs w:val="12"/>
        </w:rPr>
        <w:t>3</w:t>
      </w:r>
      <w:bookmarkEnd w:id="115"/>
      <w:r>
        <w:rPr>
          <w:sz w:val="16"/>
          <w:szCs w:val="12"/>
        </w:rPr>
        <w:t>]</w:t>
      </w:r>
      <w:r>
        <w:rPr>
          <w:sz w:val="16"/>
          <w:szCs w:val="12"/>
        </w:rPr>
        <w:tab/>
      </w:r>
      <w:proofErr w:type="spellStart"/>
      <w:r>
        <w:rPr>
          <w:sz w:val="16"/>
          <w:szCs w:val="12"/>
        </w:rPr>
        <w:t>Sajan</w:t>
      </w:r>
      <w:proofErr w:type="spellEnd"/>
      <w:r>
        <w:rPr>
          <w:sz w:val="16"/>
          <w:szCs w:val="12"/>
        </w:rPr>
        <w:t>, S.</w:t>
      </w:r>
      <w:proofErr w:type="gramEnd"/>
      <w:r>
        <w:rPr>
          <w:sz w:val="16"/>
          <w:szCs w:val="12"/>
        </w:rPr>
        <w:t> </w:t>
      </w:r>
      <w:proofErr w:type="gramStart"/>
      <w:r>
        <w:rPr>
          <w:sz w:val="16"/>
          <w:szCs w:val="12"/>
        </w:rPr>
        <w:t>A &amp; Hawkins, R. D. (2012) Methods for identifying higher-order chromatin structure.</w:t>
      </w:r>
      <w:proofErr w:type="gramEnd"/>
      <w:r>
        <w:rPr>
          <w:sz w:val="16"/>
          <w:szCs w:val="12"/>
        </w:rPr>
        <w:t xml:space="preserve"> </w:t>
      </w:r>
      <w:proofErr w:type="gramStart"/>
      <w:r>
        <w:rPr>
          <w:sz w:val="16"/>
          <w:szCs w:val="12"/>
        </w:rPr>
        <w:t xml:space="preserve">Annual review of genomics and human genetics </w:t>
      </w:r>
      <w:r>
        <w:rPr>
          <w:b/>
          <w:bCs/>
          <w:sz w:val="16"/>
          <w:szCs w:val="12"/>
        </w:rPr>
        <w:t>13</w:t>
      </w:r>
      <w:r>
        <w:rPr>
          <w:sz w:val="16"/>
          <w:szCs w:val="12"/>
        </w:rPr>
        <w:t>, 59–82.</w:t>
      </w:r>
      <w:proofErr w:type="gramEnd"/>
    </w:p>
    <w:p w14:paraId="329D560A" w14:textId="77777777" w:rsidR="008E038E" w:rsidRDefault="005A05F3">
      <w:pPr>
        <w:pStyle w:val="bibitem"/>
        <w:widowControl/>
        <w:spacing w:before="28" w:after="240" w:line="480" w:lineRule="auto"/>
        <w:ind w:left="450" w:firstLine="0"/>
      </w:pPr>
      <w:r>
        <w:rPr>
          <w:sz w:val="16"/>
          <w:szCs w:val="12"/>
        </w:rPr>
        <w:lastRenderedPageBreak/>
        <w:t>[</w:t>
      </w:r>
      <w:bookmarkStart w:id="116" w:name="BIB_Ernst2011"/>
      <w:r>
        <w:rPr>
          <w:sz w:val="16"/>
          <w:szCs w:val="12"/>
        </w:rPr>
        <w:t>4</w:t>
      </w:r>
      <w:bookmarkEnd w:id="116"/>
      <w:r>
        <w:rPr>
          <w:sz w:val="16"/>
          <w:szCs w:val="12"/>
        </w:rPr>
        <w:t>]</w:t>
      </w:r>
      <w:r>
        <w:rPr>
          <w:sz w:val="16"/>
          <w:szCs w:val="12"/>
        </w:rPr>
        <w:tab/>
        <w:t xml:space="preserve">Ernst, J, </w:t>
      </w:r>
      <w:proofErr w:type="spellStart"/>
      <w:r>
        <w:rPr>
          <w:sz w:val="16"/>
          <w:szCs w:val="12"/>
        </w:rPr>
        <w:t>Kheradpour</w:t>
      </w:r>
      <w:proofErr w:type="spellEnd"/>
      <w:r>
        <w:rPr>
          <w:sz w:val="16"/>
          <w:szCs w:val="12"/>
        </w:rPr>
        <w:t xml:space="preserve">, P, </w:t>
      </w:r>
      <w:proofErr w:type="spellStart"/>
      <w:r>
        <w:rPr>
          <w:sz w:val="16"/>
          <w:szCs w:val="12"/>
        </w:rPr>
        <w:t>Mikkelsen</w:t>
      </w:r>
      <w:proofErr w:type="spellEnd"/>
      <w:r>
        <w:rPr>
          <w:sz w:val="16"/>
          <w:szCs w:val="12"/>
        </w:rPr>
        <w:t xml:space="preserve">, T. S, </w:t>
      </w:r>
      <w:proofErr w:type="spellStart"/>
      <w:r>
        <w:rPr>
          <w:sz w:val="16"/>
          <w:szCs w:val="12"/>
        </w:rPr>
        <w:t>Shoresh</w:t>
      </w:r>
      <w:proofErr w:type="spellEnd"/>
      <w:r>
        <w:rPr>
          <w:sz w:val="16"/>
          <w:szCs w:val="12"/>
        </w:rPr>
        <w:t xml:space="preserve">, N, Ward, L. D, Epstein, C. B, Zhang, X, Wang, L, </w:t>
      </w:r>
      <w:proofErr w:type="spellStart"/>
      <w:r>
        <w:rPr>
          <w:sz w:val="16"/>
          <w:szCs w:val="12"/>
        </w:rPr>
        <w:t>Issner</w:t>
      </w:r>
      <w:proofErr w:type="spellEnd"/>
      <w:r>
        <w:rPr>
          <w:sz w:val="16"/>
          <w:szCs w:val="12"/>
        </w:rPr>
        <w:t xml:space="preserve">, R, Coyne, M, Ku, M, Durham, T, </w:t>
      </w:r>
      <w:proofErr w:type="spellStart"/>
      <w:r>
        <w:rPr>
          <w:sz w:val="16"/>
          <w:szCs w:val="12"/>
        </w:rPr>
        <w:t>Kellis</w:t>
      </w:r>
      <w:proofErr w:type="spellEnd"/>
      <w:r>
        <w:rPr>
          <w:sz w:val="16"/>
          <w:szCs w:val="12"/>
        </w:rPr>
        <w:t xml:space="preserve">, M, &amp; Bernstein, B. E. (2011) Mapping and analysis of chromatin state dynamics in nine human cell types. </w:t>
      </w:r>
      <w:proofErr w:type="gramStart"/>
      <w:r>
        <w:rPr>
          <w:sz w:val="16"/>
          <w:szCs w:val="12"/>
        </w:rPr>
        <w:t xml:space="preserve">Nature </w:t>
      </w:r>
      <w:r>
        <w:rPr>
          <w:b/>
          <w:bCs/>
          <w:sz w:val="16"/>
          <w:szCs w:val="12"/>
        </w:rPr>
        <w:t>473</w:t>
      </w:r>
      <w:r>
        <w:rPr>
          <w:sz w:val="16"/>
          <w:szCs w:val="12"/>
        </w:rPr>
        <w:t>, 43–9.</w:t>
      </w:r>
      <w:proofErr w:type="gramEnd"/>
    </w:p>
    <w:p w14:paraId="58FA7E38" w14:textId="77777777" w:rsidR="008E038E" w:rsidRDefault="005A05F3">
      <w:pPr>
        <w:pStyle w:val="bibitem"/>
        <w:widowControl/>
        <w:spacing w:before="28" w:after="240" w:line="480" w:lineRule="auto"/>
        <w:ind w:left="450" w:firstLine="0"/>
      </w:pPr>
      <w:r>
        <w:rPr>
          <w:sz w:val="16"/>
          <w:szCs w:val="12"/>
        </w:rPr>
        <w:t>[</w:t>
      </w:r>
      <w:bookmarkStart w:id="117" w:name="BIB_Henikoff2011"/>
      <w:r>
        <w:rPr>
          <w:sz w:val="16"/>
          <w:szCs w:val="12"/>
        </w:rPr>
        <w:t>5</w:t>
      </w:r>
      <w:bookmarkEnd w:id="117"/>
      <w:r>
        <w:rPr>
          <w:sz w:val="16"/>
          <w:szCs w:val="12"/>
        </w:rPr>
        <w:t>]</w:t>
      </w:r>
      <w:r>
        <w:rPr>
          <w:sz w:val="16"/>
          <w:szCs w:val="12"/>
        </w:rPr>
        <w:tab/>
      </w:r>
      <w:proofErr w:type="spellStart"/>
      <w:r>
        <w:rPr>
          <w:sz w:val="16"/>
          <w:szCs w:val="12"/>
        </w:rPr>
        <w:t>Henikoff</w:t>
      </w:r>
      <w:proofErr w:type="spellEnd"/>
      <w:r>
        <w:rPr>
          <w:sz w:val="16"/>
          <w:szCs w:val="12"/>
        </w:rPr>
        <w:t xml:space="preserve">, S &amp; </w:t>
      </w:r>
      <w:proofErr w:type="spellStart"/>
      <w:r>
        <w:rPr>
          <w:sz w:val="16"/>
          <w:szCs w:val="12"/>
        </w:rPr>
        <w:t>Shilatifard</w:t>
      </w:r>
      <w:proofErr w:type="spellEnd"/>
      <w:r>
        <w:rPr>
          <w:sz w:val="16"/>
          <w:szCs w:val="12"/>
        </w:rPr>
        <w:t>, A. (2011) Histone modification: cause or cog</w:t>
      </w:r>
      <w:proofErr w:type="gramStart"/>
      <w:r>
        <w:rPr>
          <w:sz w:val="16"/>
          <w:szCs w:val="12"/>
        </w:rPr>
        <w:t xml:space="preserve">?  </w:t>
      </w:r>
      <w:proofErr w:type="gramEnd"/>
      <w:r>
        <w:rPr>
          <w:sz w:val="16"/>
          <w:szCs w:val="12"/>
        </w:rPr>
        <w:t xml:space="preserve">Trends in </w:t>
      </w:r>
      <w:proofErr w:type="gramStart"/>
      <w:r>
        <w:rPr>
          <w:sz w:val="16"/>
          <w:szCs w:val="12"/>
        </w:rPr>
        <w:t>genetics :</w:t>
      </w:r>
      <w:proofErr w:type="gramEnd"/>
      <w:r>
        <w:rPr>
          <w:sz w:val="16"/>
          <w:szCs w:val="12"/>
        </w:rPr>
        <w:t xml:space="preserve"> TIG </w:t>
      </w:r>
      <w:r>
        <w:rPr>
          <w:b/>
          <w:bCs/>
          <w:sz w:val="16"/>
          <w:szCs w:val="12"/>
        </w:rPr>
        <w:t>27</w:t>
      </w:r>
      <w:r>
        <w:rPr>
          <w:sz w:val="16"/>
          <w:szCs w:val="12"/>
        </w:rPr>
        <w:t>, 389–96.</w:t>
      </w:r>
    </w:p>
    <w:p w14:paraId="1CC91A37" w14:textId="77777777" w:rsidR="008E038E" w:rsidRDefault="005A05F3">
      <w:pPr>
        <w:pStyle w:val="bibitem"/>
        <w:widowControl/>
        <w:spacing w:before="28" w:after="240" w:line="480" w:lineRule="auto"/>
        <w:ind w:left="450" w:firstLine="0"/>
      </w:pPr>
      <w:proofErr w:type="gramStart"/>
      <w:r>
        <w:rPr>
          <w:sz w:val="16"/>
          <w:szCs w:val="12"/>
        </w:rPr>
        <w:t>[</w:t>
      </w:r>
      <w:bookmarkStart w:id="118" w:name="BIB_Li2011"/>
      <w:r>
        <w:rPr>
          <w:sz w:val="16"/>
          <w:szCs w:val="12"/>
        </w:rPr>
        <w:t>6</w:t>
      </w:r>
      <w:bookmarkEnd w:id="118"/>
      <w:r>
        <w:rPr>
          <w:sz w:val="16"/>
          <w:szCs w:val="12"/>
        </w:rPr>
        <w:t>]</w:t>
      </w:r>
      <w:r>
        <w:rPr>
          <w:sz w:val="16"/>
          <w:szCs w:val="12"/>
        </w:rPr>
        <w:tab/>
        <w:t xml:space="preserve">Li, G &amp; </w:t>
      </w:r>
      <w:proofErr w:type="spellStart"/>
      <w:r>
        <w:rPr>
          <w:sz w:val="16"/>
          <w:szCs w:val="12"/>
        </w:rPr>
        <w:t>Reinberg</w:t>
      </w:r>
      <w:proofErr w:type="spellEnd"/>
      <w:r>
        <w:rPr>
          <w:sz w:val="16"/>
          <w:szCs w:val="12"/>
        </w:rPr>
        <w:t>, D. (2011) Chromatin higher-order structures and gene regulation.</w:t>
      </w:r>
      <w:proofErr w:type="gramEnd"/>
      <w:r>
        <w:rPr>
          <w:sz w:val="16"/>
          <w:szCs w:val="12"/>
        </w:rPr>
        <w:t xml:space="preserve"> </w:t>
      </w:r>
      <w:proofErr w:type="gramStart"/>
      <w:r>
        <w:rPr>
          <w:sz w:val="16"/>
          <w:szCs w:val="12"/>
        </w:rPr>
        <w:t xml:space="preserve">Current opinion in genetics &amp; development </w:t>
      </w:r>
      <w:r>
        <w:rPr>
          <w:b/>
          <w:bCs/>
          <w:sz w:val="16"/>
          <w:szCs w:val="12"/>
        </w:rPr>
        <w:t>21</w:t>
      </w:r>
      <w:r>
        <w:rPr>
          <w:sz w:val="16"/>
          <w:szCs w:val="12"/>
        </w:rPr>
        <w:t>, 175–86.</w:t>
      </w:r>
      <w:proofErr w:type="gramEnd"/>
    </w:p>
    <w:p w14:paraId="69FF6AB9" w14:textId="77777777" w:rsidR="008E038E" w:rsidRDefault="005A05F3">
      <w:pPr>
        <w:pStyle w:val="bibitem"/>
        <w:widowControl/>
        <w:spacing w:before="28" w:after="240" w:line="480" w:lineRule="auto"/>
        <w:ind w:left="450" w:firstLine="0"/>
      </w:pPr>
      <w:r>
        <w:rPr>
          <w:sz w:val="16"/>
          <w:szCs w:val="12"/>
        </w:rPr>
        <w:t>[</w:t>
      </w:r>
      <w:bookmarkStart w:id="119" w:name="BIB_Tippmann2012"/>
      <w:r>
        <w:rPr>
          <w:sz w:val="16"/>
          <w:szCs w:val="12"/>
        </w:rPr>
        <w:t>7</w:t>
      </w:r>
      <w:bookmarkEnd w:id="119"/>
      <w:r>
        <w:rPr>
          <w:sz w:val="16"/>
          <w:szCs w:val="12"/>
        </w:rPr>
        <w:t>]</w:t>
      </w:r>
      <w:r>
        <w:rPr>
          <w:sz w:val="16"/>
          <w:szCs w:val="12"/>
        </w:rPr>
        <w:tab/>
      </w:r>
      <w:proofErr w:type="spellStart"/>
      <w:r>
        <w:rPr>
          <w:sz w:val="16"/>
          <w:szCs w:val="12"/>
        </w:rPr>
        <w:t>Tippmann</w:t>
      </w:r>
      <w:proofErr w:type="spellEnd"/>
      <w:r>
        <w:rPr>
          <w:sz w:val="16"/>
          <w:szCs w:val="12"/>
        </w:rPr>
        <w:t xml:space="preserve">, S. C, </w:t>
      </w:r>
      <w:proofErr w:type="spellStart"/>
      <w:r>
        <w:rPr>
          <w:sz w:val="16"/>
          <w:szCs w:val="12"/>
        </w:rPr>
        <w:t>Ivanek</w:t>
      </w:r>
      <w:proofErr w:type="spellEnd"/>
      <w:r>
        <w:rPr>
          <w:sz w:val="16"/>
          <w:szCs w:val="12"/>
        </w:rPr>
        <w:t xml:space="preserve">, R, </w:t>
      </w:r>
      <w:proofErr w:type="spellStart"/>
      <w:r>
        <w:rPr>
          <w:sz w:val="16"/>
          <w:szCs w:val="12"/>
        </w:rPr>
        <w:t>Gaidatzis</w:t>
      </w:r>
      <w:proofErr w:type="spellEnd"/>
      <w:r>
        <w:rPr>
          <w:sz w:val="16"/>
          <w:szCs w:val="12"/>
        </w:rPr>
        <w:t xml:space="preserve">, D, </w:t>
      </w:r>
      <w:proofErr w:type="spellStart"/>
      <w:r>
        <w:rPr>
          <w:sz w:val="16"/>
          <w:szCs w:val="12"/>
        </w:rPr>
        <w:t>Schöler</w:t>
      </w:r>
      <w:proofErr w:type="spellEnd"/>
      <w:r>
        <w:rPr>
          <w:sz w:val="16"/>
          <w:szCs w:val="12"/>
        </w:rPr>
        <w:t xml:space="preserve">, A, </w:t>
      </w:r>
      <w:proofErr w:type="spellStart"/>
      <w:r>
        <w:rPr>
          <w:sz w:val="16"/>
          <w:szCs w:val="12"/>
        </w:rPr>
        <w:t>Hoerner</w:t>
      </w:r>
      <w:proofErr w:type="spellEnd"/>
      <w:r>
        <w:rPr>
          <w:sz w:val="16"/>
          <w:szCs w:val="12"/>
        </w:rPr>
        <w:t xml:space="preserve">, L, van </w:t>
      </w:r>
      <w:proofErr w:type="spellStart"/>
      <w:r>
        <w:rPr>
          <w:sz w:val="16"/>
          <w:szCs w:val="12"/>
        </w:rPr>
        <w:t>Nimwegen</w:t>
      </w:r>
      <w:proofErr w:type="spellEnd"/>
      <w:r>
        <w:rPr>
          <w:sz w:val="16"/>
          <w:szCs w:val="12"/>
        </w:rPr>
        <w:t xml:space="preserve">, E, </w:t>
      </w:r>
      <w:proofErr w:type="spellStart"/>
      <w:r>
        <w:rPr>
          <w:sz w:val="16"/>
          <w:szCs w:val="12"/>
        </w:rPr>
        <w:t>Stadler</w:t>
      </w:r>
      <w:proofErr w:type="spellEnd"/>
      <w:r>
        <w:rPr>
          <w:sz w:val="16"/>
          <w:szCs w:val="12"/>
        </w:rPr>
        <w:t xml:space="preserve">, P. F, </w:t>
      </w:r>
      <w:proofErr w:type="spellStart"/>
      <w:r>
        <w:rPr>
          <w:sz w:val="16"/>
          <w:szCs w:val="12"/>
        </w:rPr>
        <w:t>Stadler</w:t>
      </w:r>
      <w:proofErr w:type="spellEnd"/>
      <w:r>
        <w:rPr>
          <w:sz w:val="16"/>
          <w:szCs w:val="12"/>
        </w:rPr>
        <w:t xml:space="preserve">, M. B, &amp; </w:t>
      </w:r>
      <w:proofErr w:type="spellStart"/>
      <w:r>
        <w:rPr>
          <w:sz w:val="16"/>
          <w:szCs w:val="12"/>
        </w:rPr>
        <w:t>Schübeler</w:t>
      </w:r>
      <w:proofErr w:type="spellEnd"/>
      <w:r>
        <w:rPr>
          <w:sz w:val="16"/>
          <w:szCs w:val="12"/>
        </w:rPr>
        <w:t xml:space="preserve">, D. (2012) Chromatin measurements reveal contributions of synthesis and decay to steady-state mRNA levels. </w:t>
      </w:r>
      <w:proofErr w:type="gramStart"/>
      <w:r>
        <w:rPr>
          <w:sz w:val="16"/>
          <w:szCs w:val="12"/>
        </w:rPr>
        <w:t xml:space="preserve">Molecular systems biology </w:t>
      </w:r>
      <w:r>
        <w:rPr>
          <w:b/>
          <w:bCs/>
          <w:sz w:val="16"/>
          <w:szCs w:val="12"/>
        </w:rPr>
        <w:t>8</w:t>
      </w:r>
      <w:r>
        <w:rPr>
          <w:sz w:val="16"/>
          <w:szCs w:val="12"/>
        </w:rPr>
        <w:t>, 593.</w:t>
      </w:r>
      <w:proofErr w:type="gramEnd"/>
    </w:p>
    <w:p w14:paraId="06AE24A3" w14:textId="77777777" w:rsidR="008E038E" w:rsidRDefault="005A05F3">
      <w:pPr>
        <w:pStyle w:val="bibitem"/>
        <w:widowControl/>
        <w:spacing w:before="28" w:after="240" w:line="480" w:lineRule="auto"/>
        <w:ind w:left="450" w:firstLine="0"/>
      </w:pPr>
      <w:r>
        <w:rPr>
          <w:sz w:val="16"/>
          <w:szCs w:val="12"/>
        </w:rPr>
        <w:t>[</w:t>
      </w:r>
      <w:bookmarkStart w:id="120" w:name="BIB_McLeay2012a"/>
      <w:r>
        <w:rPr>
          <w:sz w:val="16"/>
          <w:szCs w:val="12"/>
        </w:rPr>
        <w:t>8</w:t>
      </w:r>
      <w:bookmarkEnd w:id="120"/>
      <w:r>
        <w:rPr>
          <w:sz w:val="16"/>
          <w:szCs w:val="12"/>
        </w:rPr>
        <w:t>]</w:t>
      </w:r>
      <w:r>
        <w:rPr>
          <w:sz w:val="16"/>
          <w:szCs w:val="12"/>
        </w:rPr>
        <w:tab/>
      </w:r>
      <w:proofErr w:type="gramStart"/>
      <w:r>
        <w:rPr>
          <w:sz w:val="16"/>
          <w:szCs w:val="12"/>
        </w:rPr>
        <w:t xml:space="preserve">McLeay, R. C, </w:t>
      </w:r>
      <w:proofErr w:type="spellStart"/>
      <w:r>
        <w:rPr>
          <w:sz w:val="16"/>
          <w:szCs w:val="12"/>
        </w:rPr>
        <w:t>Lesluyes</w:t>
      </w:r>
      <w:proofErr w:type="spellEnd"/>
      <w:r>
        <w:rPr>
          <w:sz w:val="16"/>
          <w:szCs w:val="12"/>
        </w:rPr>
        <w:t xml:space="preserve">, T, Cuellar </w:t>
      </w:r>
      <w:proofErr w:type="spellStart"/>
      <w:r>
        <w:rPr>
          <w:sz w:val="16"/>
          <w:szCs w:val="12"/>
        </w:rPr>
        <w:t>Partida</w:t>
      </w:r>
      <w:proofErr w:type="spellEnd"/>
      <w:r>
        <w:rPr>
          <w:sz w:val="16"/>
          <w:szCs w:val="12"/>
        </w:rPr>
        <w:t xml:space="preserve">, G, &amp; Bailey, T. L. (2012) Genome-wide in </w:t>
      </w:r>
      <w:proofErr w:type="spellStart"/>
      <w:r>
        <w:rPr>
          <w:sz w:val="16"/>
          <w:szCs w:val="12"/>
        </w:rPr>
        <w:t>silico</w:t>
      </w:r>
      <w:proofErr w:type="spellEnd"/>
      <w:r>
        <w:rPr>
          <w:sz w:val="16"/>
          <w:szCs w:val="12"/>
        </w:rPr>
        <w:t xml:space="preserve"> prediction of gene expression.</w:t>
      </w:r>
      <w:proofErr w:type="gramEnd"/>
      <w:r>
        <w:rPr>
          <w:sz w:val="16"/>
          <w:szCs w:val="12"/>
        </w:rPr>
        <w:t xml:space="preserve"> </w:t>
      </w:r>
      <w:proofErr w:type="gramStart"/>
      <w:r>
        <w:rPr>
          <w:sz w:val="16"/>
          <w:szCs w:val="12"/>
        </w:rPr>
        <w:t xml:space="preserve">Bioinformatics (Oxford, England) </w:t>
      </w:r>
      <w:r>
        <w:rPr>
          <w:b/>
          <w:bCs/>
          <w:sz w:val="16"/>
          <w:szCs w:val="12"/>
        </w:rPr>
        <w:t>28</w:t>
      </w:r>
      <w:r>
        <w:rPr>
          <w:sz w:val="16"/>
          <w:szCs w:val="12"/>
        </w:rPr>
        <w:t>, 2789–96.</w:t>
      </w:r>
      <w:proofErr w:type="gramEnd"/>
    </w:p>
    <w:p w14:paraId="61C02421" w14:textId="77777777" w:rsidR="008E038E" w:rsidRDefault="005A05F3">
      <w:pPr>
        <w:pStyle w:val="bibitem"/>
        <w:widowControl/>
        <w:spacing w:before="28" w:after="240" w:line="480" w:lineRule="auto"/>
        <w:ind w:left="450" w:firstLine="0"/>
      </w:pPr>
      <w:r>
        <w:rPr>
          <w:sz w:val="16"/>
          <w:szCs w:val="12"/>
        </w:rPr>
        <w:t>[</w:t>
      </w:r>
      <w:bookmarkStart w:id="121" w:name="BIB_Dong2012"/>
      <w:r>
        <w:rPr>
          <w:sz w:val="16"/>
          <w:szCs w:val="12"/>
        </w:rPr>
        <w:t>9</w:t>
      </w:r>
      <w:bookmarkEnd w:id="121"/>
      <w:r>
        <w:rPr>
          <w:sz w:val="16"/>
          <w:szCs w:val="12"/>
        </w:rPr>
        <w:t>]</w:t>
      </w:r>
      <w:r>
        <w:rPr>
          <w:sz w:val="16"/>
          <w:szCs w:val="12"/>
        </w:rPr>
        <w:tab/>
        <w:t xml:space="preserve">Dong, X, </w:t>
      </w:r>
      <w:proofErr w:type="spellStart"/>
      <w:r>
        <w:rPr>
          <w:sz w:val="16"/>
          <w:szCs w:val="12"/>
        </w:rPr>
        <w:t>Greven</w:t>
      </w:r>
      <w:proofErr w:type="spellEnd"/>
      <w:r>
        <w:rPr>
          <w:sz w:val="16"/>
          <w:szCs w:val="12"/>
        </w:rPr>
        <w:t xml:space="preserve">, M, &amp; </w:t>
      </w:r>
      <w:proofErr w:type="spellStart"/>
      <w:r>
        <w:rPr>
          <w:sz w:val="16"/>
          <w:szCs w:val="12"/>
        </w:rPr>
        <w:t>Kundaje</w:t>
      </w:r>
      <w:proofErr w:type="spellEnd"/>
      <w:r>
        <w:rPr>
          <w:sz w:val="16"/>
          <w:szCs w:val="12"/>
        </w:rPr>
        <w:t xml:space="preserve">, A. (2012) Modeling gene expression using chromatin features in various cellular contexts. </w:t>
      </w:r>
      <w:proofErr w:type="gramStart"/>
      <w:r>
        <w:rPr>
          <w:sz w:val="16"/>
          <w:szCs w:val="12"/>
        </w:rPr>
        <w:t>Genome … pp. 1–17.</w:t>
      </w:r>
      <w:proofErr w:type="gramEnd"/>
    </w:p>
    <w:p w14:paraId="2336F88E" w14:textId="77777777" w:rsidR="008E038E" w:rsidRDefault="005A05F3">
      <w:pPr>
        <w:pStyle w:val="bibitem"/>
        <w:widowControl/>
        <w:spacing w:before="28" w:after="240" w:line="480" w:lineRule="auto"/>
        <w:ind w:left="450" w:firstLine="0"/>
      </w:pPr>
      <w:r>
        <w:rPr>
          <w:sz w:val="16"/>
          <w:szCs w:val="12"/>
        </w:rPr>
        <w:t>[</w:t>
      </w:r>
      <w:bookmarkStart w:id="122" w:name="BIB_Lieberman2011"/>
      <w:r>
        <w:rPr>
          <w:sz w:val="16"/>
          <w:szCs w:val="12"/>
        </w:rPr>
        <w:t>10</w:t>
      </w:r>
      <w:bookmarkEnd w:id="122"/>
      <w:r>
        <w:rPr>
          <w:sz w:val="16"/>
          <w:szCs w:val="12"/>
        </w:rPr>
        <w:t>]</w:t>
      </w:r>
      <w:r>
        <w:rPr>
          <w:sz w:val="16"/>
          <w:szCs w:val="12"/>
        </w:rPr>
        <w:tab/>
        <w:t xml:space="preserve">Lieberman-Aiden, E, van </w:t>
      </w:r>
      <w:proofErr w:type="spellStart"/>
      <w:r>
        <w:rPr>
          <w:sz w:val="16"/>
          <w:szCs w:val="12"/>
        </w:rPr>
        <w:t>Berkum</w:t>
      </w:r>
      <w:proofErr w:type="spellEnd"/>
      <w:r>
        <w:rPr>
          <w:sz w:val="16"/>
          <w:szCs w:val="12"/>
        </w:rPr>
        <w:t xml:space="preserve">, N. L, Williams, L, </w:t>
      </w:r>
      <w:proofErr w:type="spellStart"/>
      <w:r>
        <w:rPr>
          <w:sz w:val="16"/>
          <w:szCs w:val="12"/>
        </w:rPr>
        <w:t>Imakaev</w:t>
      </w:r>
      <w:proofErr w:type="spellEnd"/>
      <w:r>
        <w:rPr>
          <w:sz w:val="16"/>
          <w:szCs w:val="12"/>
        </w:rPr>
        <w:t xml:space="preserve">, M, </w:t>
      </w:r>
      <w:proofErr w:type="spellStart"/>
      <w:r>
        <w:rPr>
          <w:sz w:val="16"/>
          <w:szCs w:val="12"/>
        </w:rPr>
        <w:t>Ragoczy</w:t>
      </w:r>
      <w:proofErr w:type="spellEnd"/>
      <w:r>
        <w:rPr>
          <w:sz w:val="16"/>
          <w:szCs w:val="12"/>
        </w:rPr>
        <w:t xml:space="preserve">, T, Telling, A, </w:t>
      </w:r>
      <w:proofErr w:type="spellStart"/>
      <w:r>
        <w:rPr>
          <w:sz w:val="16"/>
          <w:szCs w:val="12"/>
        </w:rPr>
        <w:t>Amit</w:t>
      </w:r>
      <w:proofErr w:type="spellEnd"/>
      <w:r>
        <w:rPr>
          <w:sz w:val="16"/>
          <w:szCs w:val="12"/>
        </w:rPr>
        <w:t xml:space="preserve">, I, </w:t>
      </w:r>
      <w:proofErr w:type="spellStart"/>
      <w:r>
        <w:rPr>
          <w:sz w:val="16"/>
          <w:szCs w:val="12"/>
        </w:rPr>
        <w:t>Lajoie</w:t>
      </w:r>
      <w:proofErr w:type="spellEnd"/>
      <w:r>
        <w:rPr>
          <w:sz w:val="16"/>
          <w:szCs w:val="12"/>
        </w:rPr>
        <w:t xml:space="preserve">, B. R, Sabo, P. J, </w:t>
      </w:r>
      <w:proofErr w:type="spellStart"/>
      <w:r>
        <w:rPr>
          <w:sz w:val="16"/>
          <w:szCs w:val="12"/>
        </w:rPr>
        <w:t>Dorschner</w:t>
      </w:r>
      <w:proofErr w:type="spellEnd"/>
      <w:r>
        <w:rPr>
          <w:sz w:val="16"/>
          <w:szCs w:val="12"/>
        </w:rPr>
        <w:t xml:space="preserve">, M. O, </w:t>
      </w:r>
      <w:proofErr w:type="spellStart"/>
      <w:r>
        <w:rPr>
          <w:sz w:val="16"/>
          <w:szCs w:val="12"/>
        </w:rPr>
        <w:t>Sandstrom</w:t>
      </w:r>
      <w:proofErr w:type="spellEnd"/>
      <w:r>
        <w:rPr>
          <w:sz w:val="16"/>
          <w:szCs w:val="12"/>
        </w:rPr>
        <w:t>, R, Bernstein, B, Bender, M. </w:t>
      </w:r>
      <w:proofErr w:type="gramStart"/>
      <w:r>
        <w:rPr>
          <w:sz w:val="16"/>
          <w:szCs w:val="12"/>
        </w:rPr>
        <w:t xml:space="preserve">A, </w:t>
      </w:r>
      <w:proofErr w:type="spellStart"/>
      <w:r>
        <w:rPr>
          <w:sz w:val="16"/>
          <w:szCs w:val="12"/>
        </w:rPr>
        <w:t>Groudine</w:t>
      </w:r>
      <w:proofErr w:type="spellEnd"/>
      <w:r>
        <w:rPr>
          <w:sz w:val="16"/>
          <w:szCs w:val="12"/>
        </w:rPr>
        <w:t xml:space="preserve">, M, </w:t>
      </w:r>
      <w:proofErr w:type="spellStart"/>
      <w:r>
        <w:rPr>
          <w:sz w:val="16"/>
          <w:szCs w:val="12"/>
        </w:rPr>
        <w:t>Gnirke</w:t>
      </w:r>
      <w:proofErr w:type="spellEnd"/>
      <w:r>
        <w:rPr>
          <w:sz w:val="16"/>
          <w:szCs w:val="12"/>
        </w:rPr>
        <w:t xml:space="preserve">, A, </w:t>
      </w:r>
      <w:proofErr w:type="spellStart"/>
      <w:r>
        <w:rPr>
          <w:sz w:val="16"/>
          <w:szCs w:val="12"/>
        </w:rPr>
        <w:t>Stamatoyannopoulos</w:t>
      </w:r>
      <w:proofErr w:type="spellEnd"/>
      <w:r>
        <w:rPr>
          <w:sz w:val="16"/>
          <w:szCs w:val="12"/>
        </w:rPr>
        <w:t xml:space="preserve">, J, </w:t>
      </w:r>
      <w:proofErr w:type="spellStart"/>
      <w:r>
        <w:rPr>
          <w:sz w:val="16"/>
          <w:szCs w:val="12"/>
        </w:rPr>
        <w:t>Mirny</w:t>
      </w:r>
      <w:proofErr w:type="spellEnd"/>
      <w:r>
        <w:rPr>
          <w:sz w:val="16"/>
          <w:szCs w:val="12"/>
        </w:rPr>
        <w:t>, L.</w:t>
      </w:r>
      <w:proofErr w:type="gramEnd"/>
      <w:r>
        <w:rPr>
          <w:sz w:val="16"/>
          <w:szCs w:val="12"/>
        </w:rPr>
        <w:t xml:space="preserve"> A, Lander, E. S, &amp; Dekker, J. (2009) Comprehensive mapping of long-range interactions reveals folding principles of the human genome. Science (New York, N.Y.) </w:t>
      </w:r>
      <w:r>
        <w:rPr>
          <w:b/>
          <w:bCs/>
          <w:sz w:val="16"/>
          <w:szCs w:val="12"/>
        </w:rPr>
        <w:t>326</w:t>
      </w:r>
      <w:r>
        <w:rPr>
          <w:sz w:val="16"/>
          <w:szCs w:val="12"/>
        </w:rPr>
        <w:t>, 289–93.</w:t>
      </w:r>
    </w:p>
    <w:p w14:paraId="0EEA2F03" w14:textId="77777777" w:rsidR="008E038E" w:rsidRDefault="005A05F3">
      <w:pPr>
        <w:pStyle w:val="bibitem"/>
        <w:widowControl/>
        <w:spacing w:before="28" w:after="240" w:line="480" w:lineRule="auto"/>
        <w:ind w:left="450" w:firstLine="0"/>
      </w:pPr>
      <w:r>
        <w:rPr>
          <w:sz w:val="16"/>
          <w:szCs w:val="12"/>
        </w:rPr>
        <w:t>[</w:t>
      </w:r>
      <w:bookmarkStart w:id="123" w:name="BIB_Kolasinska_Zwierz2009"/>
      <w:r>
        <w:rPr>
          <w:sz w:val="16"/>
          <w:szCs w:val="12"/>
        </w:rPr>
        <w:t>11</w:t>
      </w:r>
      <w:bookmarkEnd w:id="123"/>
      <w:r>
        <w:rPr>
          <w:sz w:val="16"/>
          <w:szCs w:val="12"/>
        </w:rPr>
        <w:t>]</w:t>
      </w:r>
      <w:r>
        <w:rPr>
          <w:sz w:val="16"/>
          <w:szCs w:val="12"/>
        </w:rPr>
        <w:tab/>
      </w:r>
      <w:proofErr w:type="spellStart"/>
      <w:r>
        <w:rPr>
          <w:sz w:val="16"/>
          <w:szCs w:val="12"/>
        </w:rPr>
        <w:t>Kolasinska-Zwierz</w:t>
      </w:r>
      <w:proofErr w:type="spellEnd"/>
      <w:r>
        <w:rPr>
          <w:sz w:val="16"/>
          <w:szCs w:val="12"/>
        </w:rPr>
        <w:t xml:space="preserve">, P, Down, T, </w:t>
      </w:r>
      <w:proofErr w:type="spellStart"/>
      <w:r>
        <w:rPr>
          <w:sz w:val="16"/>
          <w:szCs w:val="12"/>
        </w:rPr>
        <w:t>Latorre</w:t>
      </w:r>
      <w:proofErr w:type="spellEnd"/>
      <w:r>
        <w:rPr>
          <w:sz w:val="16"/>
          <w:szCs w:val="12"/>
        </w:rPr>
        <w:t xml:space="preserve">, I, Liu, T, Liu, X. S, &amp; </w:t>
      </w:r>
      <w:proofErr w:type="spellStart"/>
      <w:r>
        <w:rPr>
          <w:sz w:val="16"/>
          <w:szCs w:val="12"/>
        </w:rPr>
        <w:t>Ahringer</w:t>
      </w:r>
      <w:proofErr w:type="spellEnd"/>
      <w:r>
        <w:rPr>
          <w:sz w:val="16"/>
          <w:szCs w:val="12"/>
        </w:rPr>
        <w:t xml:space="preserve">, J. (2009) Differential chromatin marking of introns and expressed exons by H3K36me3. </w:t>
      </w:r>
      <w:proofErr w:type="gramStart"/>
      <w:r>
        <w:rPr>
          <w:sz w:val="16"/>
          <w:szCs w:val="12"/>
        </w:rPr>
        <w:t xml:space="preserve">Nature genetics </w:t>
      </w:r>
      <w:r>
        <w:rPr>
          <w:b/>
          <w:bCs/>
          <w:sz w:val="16"/>
          <w:szCs w:val="12"/>
        </w:rPr>
        <w:t>41</w:t>
      </w:r>
      <w:r>
        <w:rPr>
          <w:sz w:val="16"/>
          <w:szCs w:val="12"/>
        </w:rPr>
        <w:t>, 376–81.</w:t>
      </w:r>
      <w:proofErr w:type="gramEnd"/>
    </w:p>
    <w:p w14:paraId="491A4E3F" w14:textId="77777777" w:rsidR="008E038E" w:rsidRDefault="005A05F3">
      <w:pPr>
        <w:pStyle w:val="bibitem"/>
        <w:widowControl/>
        <w:spacing w:before="28" w:after="240" w:line="480" w:lineRule="auto"/>
        <w:ind w:left="450" w:firstLine="0"/>
      </w:pPr>
      <w:r>
        <w:rPr>
          <w:sz w:val="16"/>
          <w:szCs w:val="12"/>
        </w:rPr>
        <w:t>[</w:t>
      </w:r>
      <w:bookmarkStart w:id="124" w:name="BIB_Schaft2003"/>
      <w:r>
        <w:rPr>
          <w:sz w:val="16"/>
          <w:szCs w:val="12"/>
        </w:rPr>
        <w:t>12</w:t>
      </w:r>
      <w:bookmarkEnd w:id="124"/>
      <w:r>
        <w:rPr>
          <w:sz w:val="16"/>
          <w:szCs w:val="12"/>
        </w:rPr>
        <w:t>]</w:t>
      </w:r>
      <w:r>
        <w:rPr>
          <w:sz w:val="16"/>
          <w:szCs w:val="12"/>
        </w:rPr>
        <w:tab/>
      </w:r>
      <w:proofErr w:type="spellStart"/>
      <w:r>
        <w:rPr>
          <w:sz w:val="16"/>
          <w:szCs w:val="12"/>
        </w:rPr>
        <w:t>Schaft</w:t>
      </w:r>
      <w:proofErr w:type="spellEnd"/>
      <w:r>
        <w:rPr>
          <w:sz w:val="16"/>
          <w:szCs w:val="12"/>
        </w:rPr>
        <w:t xml:space="preserve">, D. (2003) The histone </w:t>
      </w:r>
      <w:proofErr w:type="gramStart"/>
      <w:r>
        <w:rPr>
          <w:sz w:val="16"/>
          <w:szCs w:val="12"/>
        </w:rPr>
        <w:t xml:space="preserve">3 lysine 36 </w:t>
      </w:r>
      <w:proofErr w:type="spellStart"/>
      <w:r>
        <w:rPr>
          <w:sz w:val="16"/>
          <w:szCs w:val="12"/>
        </w:rPr>
        <w:t>methyltransferase</w:t>
      </w:r>
      <w:proofErr w:type="spellEnd"/>
      <w:r>
        <w:rPr>
          <w:sz w:val="16"/>
          <w:szCs w:val="12"/>
        </w:rPr>
        <w:t>,</w:t>
      </w:r>
      <w:proofErr w:type="gramEnd"/>
      <w:r>
        <w:rPr>
          <w:sz w:val="16"/>
          <w:szCs w:val="12"/>
        </w:rPr>
        <w:t xml:space="preserve"> SET2, is involved in transcriptional elongation. Nucleic Acids Research </w:t>
      </w:r>
      <w:r>
        <w:rPr>
          <w:b/>
          <w:bCs/>
          <w:sz w:val="16"/>
          <w:szCs w:val="12"/>
        </w:rPr>
        <w:t>31</w:t>
      </w:r>
      <w:r>
        <w:rPr>
          <w:sz w:val="16"/>
          <w:szCs w:val="12"/>
        </w:rPr>
        <w:t>, 2475–2482.</w:t>
      </w:r>
    </w:p>
    <w:p w14:paraId="11389DA8" w14:textId="77777777" w:rsidR="008E038E" w:rsidRDefault="005A05F3">
      <w:pPr>
        <w:pStyle w:val="bibitem"/>
        <w:widowControl/>
        <w:spacing w:before="28" w:after="240" w:line="480" w:lineRule="auto"/>
        <w:ind w:left="450" w:firstLine="0"/>
      </w:pPr>
      <w:r>
        <w:rPr>
          <w:sz w:val="16"/>
          <w:szCs w:val="12"/>
        </w:rPr>
        <w:t>[</w:t>
      </w:r>
      <w:bookmarkStart w:id="125" w:name="BIB_Breiman2001"/>
      <w:r>
        <w:rPr>
          <w:sz w:val="16"/>
          <w:szCs w:val="12"/>
        </w:rPr>
        <w:t>13</w:t>
      </w:r>
      <w:bookmarkEnd w:id="125"/>
      <w:r>
        <w:rPr>
          <w:sz w:val="16"/>
          <w:szCs w:val="12"/>
        </w:rPr>
        <w:t>]</w:t>
      </w:r>
      <w:r>
        <w:rPr>
          <w:sz w:val="16"/>
          <w:szCs w:val="12"/>
        </w:rPr>
        <w:tab/>
      </w:r>
      <w:proofErr w:type="spellStart"/>
      <w:proofErr w:type="gramStart"/>
      <w:r>
        <w:rPr>
          <w:sz w:val="16"/>
          <w:szCs w:val="12"/>
        </w:rPr>
        <w:t>Breiman</w:t>
      </w:r>
      <w:proofErr w:type="spellEnd"/>
      <w:r>
        <w:rPr>
          <w:sz w:val="16"/>
          <w:szCs w:val="12"/>
        </w:rPr>
        <w:t>, L. (2001) Random forests.</w:t>
      </w:r>
      <w:proofErr w:type="gramEnd"/>
      <w:r>
        <w:rPr>
          <w:sz w:val="16"/>
          <w:szCs w:val="12"/>
        </w:rPr>
        <w:t xml:space="preserve"> </w:t>
      </w:r>
      <w:proofErr w:type="gramStart"/>
      <w:r>
        <w:rPr>
          <w:sz w:val="16"/>
          <w:szCs w:val="12"/>
        </w:rPr>
        <w:t xml:space="preserve">Machine learning </w:t>
      </w:r>
      <w:r>
        <w:rPr>
          <w:b/>
          <w:bCs/>
          <w:sz w:val="16"/>
          <w:szCs w:val="12"/>
        </w:rPr>
        <w:t>45</w:t>
      </w:r>
      <w:r>
        <w:rPr>
          <w:sz w:val="16"/>
          <w:szCs w:val="12"/>
        </w:rPr>
        <w:t>, 5–32.</w:t>
      </w:r>
      <w:proofErr w:type="gramEnd"/>
    </w:p>
    <w:p w14:paraId="4404F68B" w14:textId="77777777" w:rsidR="008E038E" w:rsidRDefault="005A05F3">
      <w:pPr>
        <w:pStyle w:val="bibitem"/>
        <w:widowControl/>
        <w:spacing w:before="28" w:after="240" w:line="480" w:lineRule="auto"/>
        <w:ind w:left="450" w:firstLine="0"/>
      </w:pPr>
      <w:r>
        <w:rPr>
          <w:sz w:val="16"/>
          <w:szCs w:val="12"/>
        </w:rPr>
        <w:t>[</w:t>
      </w:r>
      <w:bookmarkStart w:id="126" w:name="BIB_Diaz2006"/>
      <w:r>
        <w:rPr>
          <w:sz w:val="16"/>
          <w:szCs w:val="12"/>
        </w:rPr>
        <w:t>14</w:t>
      </w:r>
      <w:bookmarkEnd w:id="126"/>
      <w:r>
        <w:rPr>
          <w:sz w:val="16"/>
          <w:szCs w:val="12"/>
        </w:rPr>
        <w:t>]</w:t>
      </w:r>
      <w:r>
        <w:rPr>
          <w:sz w:val="16"/>
          <w:szCs w:val="12"/>
        </w:rPr>
        <w:tab/>
      </w:r>
      <w:proofErr w:type="spellStart"/>
      <w:proofErr w:type="gramStart"/>
      <w:r>
        <w:rPr>
          <w:sz w:val="16"/>
          <w:szCs w:val="12"/>
        </w:rPr>
        <w:t>Díaz-Uriarte</w:t>
      </w:r>
      <w:proofErr w:type="spellEnd"/>
      <w:r>
        <w:rPr>
          <w:sz w:val="16"/>
          <w:szCs w:val="12"/>
        </w:rPr>
        <w:t>, R &amp; Alvarez de Andrés, S. (2006) Gene selection and classification of microarray data using random forest.</w:t>
      </w:r>
      <w:proofErr w:type="gramEnd"/>
      <w:r>
        <w:rPr>
          <w:sz w:val="16"/>
          <w:szCs w:val="12"/>
        </w:rPr>
        <w:t xml:space="preserve"> </w:t>
      </w:r>
      <w:proofErr w:type="gramStart"/>
      <w:r>
        <w:rPr>
          <w:sz w:val="16"/>
          <w:szCs w:val="12"/>
        </w:rPr>
        <w:t xml:space="preserve">BMC bioinformatics </w:t>
      </w:r>
      <w:r>
        <w:rPr>
          <w:b/>
          <w:bCs/>
          <w:sz w:val="16"/>
          <w:szCs w:val="12"/>
        </w:rPr>
        <w:t>7</w:t>
      </w:r>
      <w:r>
        <w:rPr>
          <w:sz w:val="16"/>
          <w:szCs w:val="12"/>
        </w:rPr>
        <w:t>, 3.</w:t>
      </w:r>
      <w:proofErr w:type="gramEnd"/>
    </w:p>
    <w:p w14:paraId="0D731B66" w14:textId="77777777" w:rsidR="008E038E" w:rsidRDefault="005A05F3">
      <w:pPr>
        <w:pStyle w:val="bibitem"/>
        <w:widowControl/>
        <w:spacing w:before="28" w:after="240" w:line="480" w:lineRule="auto"/>
        <w:ind w:left="450" w:firstLine="0"/>
      </w:pPr>
      <w:r>
        <w:rPr>
          <w:sz w:val="16"/>
          <w:szCs w:val="12"/>
        </w:rPr>
        <w:t>[</w:t>
      </w:r>
      <w:bookmarkStart w:id="127" w:name="BIB_Svetnik2003"/>
      <w:r>
        <w:rPr>
          <w:sz w:val="16"/>
          <w:szCs w:val="12"/>
        </w:rPr>
        <w:t>15</w:t>
      </w:r>
      <w:bookmarkEnd w:id="127"/>
      <w:r>
        <w:rPr>
          <w:sz w:val="16"/>
          <w:szCs w:val="12"/>
        </w:rPr>
        <w:t>]</w:t>
      </w:r>
      <w:r>
        <w:rPr>
          <w:sz w:val="16"/>
          <w:szCs w:val="12"/>
        </w:rPr>
        <w:tab/>
      </w:r>
      <w:proofErr w:type="spellStart"/>
      <w:r>
        <w:rPr>
          <w:sz w:val="16"/>
          <w:szCs w:val="12"/>
        </w:rPr>
        <w:t>Svetnik</w:t>
      </w:r>
      <w:proofErr w:type="spellEnd"/>
      <w:r>
        <w:rPr>
          <w:sz w:val="16"/>
          <w:szCs w:val="12"/>
        </w:rPr>
        <w:t xml:space="preserve">, V, </w:t>
      </w:r>
      <w:proofErr w:type="spellStart"/>
      <w:r>
        <w:rPr>
          <w:sz w:val="16"/>
          <w:szCs w:val="12"/>
        </w:rPr>
        <w:t>Liaw</w:t>
      </w:r>
      <w:proofErr w:type="spellEnd"/>
      <w:r>
        <w:rPr>
          <w:sz w:val="16"/>
          <w:szCs w:val="12"/>
        </w:rPr>
        <w:t xml:space="preserve">, A, &amp; Tong, C. (2003) Random forest: a classification and regression tool for compound classification and QSAR modeling. </w:t>
      </w:r>
      <w:proofErr w:type="gramStart"/>
      <w:r>
        <w:rPr>
          <w:sz w:val="16"/>
          <w:szCs w:val="12"/>
        </w:rPr>
        <w:t>Journal of chemical … pp. 1947–1958.</w:t>
      </w:r>
      <w:proofErr w:type="gramEnd"/>
    </w:p>
    <w:p w14:paraId="13EED6EC" w14:textId="77777777" w:rsidR="008E038E" w:rsidRDefault="005A05F3">
      <w:pPr>
        <w:pStyle w:val="bibitem"/>
        <w:widowControl/>
        <w:spacing w:before="28" w:after="240" w:line="480" w:lineRule="auto"/>
        <w:ind w:left="450" w:firstLine="0"/>
      </w:pPr>
      <w:r>
        <w:rPr>
          <w:sz w:val="16"/>
          <w:szCs w:val="12"/>
        </w:rPr>
        <w:t>[</w:t>
      </w:r>
      <w:bookmarkStart w:id="128" w:name="BIB_Dasgupta2012"/>
      <w:r>
        <w:rPr>
          <w:sz w:val="16"/>
          <w:szCs w:val="12"/>
        </w:rPr>
        <w:t>16</w:t>
      </w:r>
      <w:bookmarkEnd w:id="128"/>
      <w:r>
        <w:rPr>
          <w:sz w:val="16"/>
          <w:szCs w:val="12"/>
        </w:rPr>
        <w:t>]</w:t>
      </w:r>
      <w:r>
        <w:rPr>
          <w:sz w:val="16"/>
          <w:szCs w:val="12"/>
        </w:rPr>
        <w:tab/>
      </w:r>
      <w:proofErr w:type="spellStart"/>
      <w:r>
        <w:rPr>
          <w:sz w:val="16"/>
          <w:szCs w:val="12"/>
        </w:rPr>
        <w:t>Dasgupta</w:t>
      </w:r>
      <w:proofErr w:type="spellEnd"/>
      <w:r>
        <w:rPr>
          <w:sz w:val="16"/>
          <w:szCs w:val="12"/>
        </w:rPr>
        <w:t xml:space="preserve">, A, Sun, Y. V, </w:t>
      </w:r>
      <w:proofErr w:type="spellStart"/>
      <w:r>
        <w:rPr>
          <w:sz w:val="16"/>
          <w:szCs w:val="12"/>
        </w:rPr>
        <w:t>König</w:t>
      </w:r>
      <w:proofErr w:type="spellEnd"/>
      <w:r>
        <w:rPr>
          <w:sz w:val="16"/>
          <w:szCs w:val="12"/>
        </w:rPr>
        <w:t xml:space="preserve">, I. R, Bailey-Wilson, J. E, &amp; </w:t>
      </w:r>
      <w:proofErr w:type="spellStart"/>
      <w:r>
        <w:rPr>
          <w:sz w:val="16"/>
          <w:szCs w:val="12"/>
        </w:rPr>
        <w:t>Malley</w:t>
      </w:r>
      <w:proofErr w:type="spellEnd"/>
      <w:r>
        <w:rPr>
          <w:sz w:val="16"/>
          <w:szCs w:val="12"/>
        </w:rPr>
        <w:t xml:space="preserve">, J. D. (2011) Brief review of regression-based and machine learning methods in genetic epidemiology: the Genetic Analysis Workshop 17 experience. </w:t>
      </w:r>
      <w:proofErr w:type="gramStart"/>
      <w:r>
        <w:rPr>
          <w:sz w:val="16"/>
          <w:szCs w:val="12"/>
        </w:rPr>
        <w:t xml:space="preserve">Genetic epidemiology </w:t>
      </w:r>
      <w:r>
        <w:rPr>
          <w:b/>
          <w:bCs/>
          <w:sz w:val="16"/>
          <w:szCs w:val="12"/>
        </w:rPr>
        <w:t xml:space="preserve">35 </w:t>
      </w:r>
      <w:proofErr w:type="spellStart"/>
      <w:r>
        <w:rPr>
          <w:b/>
          <w:bCs/>
          <w:sz w:val="16"/>
          <w:szCs w:val="12"/>
        </w:rPr>
        <w:t>Suppl</w:t>
      </w:r>
      <w:proofErr w:type="spellEnd"/>
      <w:r>
        <w:rPr>
          <w:b/>
          <w:bCs/>
          <w:sz w:val="16"/>
          <w:szCs w:val="12"/>
        </w:rPr>
        <w:t xml:space="preserve"> 1</w:t>
      </w:r>
      <w:r>
        <w:rPr>
          <w:sz w:val="16"/>
          <w:szCs w:val="12"/>
        </w:rPr>
        <w:t>, S5–11.</w:t>
      </w:r>
      <w:proofErr w:type="gramEnd"/>
    </w:p>
    <w:p w14:paraId="4CB7DE6C" w14:textId="77777777" w:rsidR="008E038E" w:rsidRDefault="005A05F3">
      <w:pPr>
        <w:pStyle w:val="bibitem"/>
        <w:widowControl/>
        <w:spacing w:before="28" w:after="240" w:line="480" w:lineRule="auto"/>
        <w:ind w:left="450" w:firstLine="0"/>
      </w:pPr>
      <w:r>
        <w:rPr>
          <w:sz w:val="16"/>
          <w:szCs w:val="12"/>
        </w:rPr>
        <w:lastRenderedPageBreak/>
        <w:t>[</w:t>
      </w:r>
      <w:bookmarkStart w:id="129" w:name="BIB_Karlic2010"/>
      <w:r>
        <w:rPr>
          <w:sz w:val="16"/>
          <w:szCs w:val="12"/>
        </w:rPr>
        <w:t>17</w:t>
      </w:r>
      <w:bookmarkEnd w:id="129"/>
      <w:r>
        <w:rPr>
          <w:sz w:val="16"/>
          <w:szCs w:val="12"/>
        </w:rPr>
        <w:t>]</w:t>
      </w:r>
      <w:r>
        <w:rPr>
          <w:sz w:val="16"/>
          <w:szCs w:val="12"/>
        </w:rPr>
        <w:tab/>
      </w:r>
      <w:proofErr w:type="spellStart"/>
      <w:r>
        <w:rPr>
          <w:sz w:val="16"/>
          <w:szCs w:val="12"/>
        </w:rPr>
        <w:t>Karlić</w:t>
      </w:r>
      <w:proofErr w:type="spellEnd"/>
      <w:r>
        <w:rPr>
          <w:sz w:val="16"/>
          <w:szCs w:val="12"/>
        </w:rPr>
        <w:t>, R, Chung, H</w:t>
      </w:r>
      <w:proofErr w:type="gramStart"/>
      <w:r>
        <w:rPr>
          <w:sz w:val="16"/>
          <w:szCs w:val="12"/>
        </w:rPr>
        <w:t>.-</w:t>
      </w:r>
      <w:proofErr w:type="gramEnd"/>
      <w:r>
        <w:rPr>
          <w:sz w:val="16"/>
          <w:szCs w:val="12"/>
        </w:rPr>
        <w:t xml:space="preserve">r, </w:t>
      </w:r>
      <w:proofErr w:type="spellStart"/>
      <w:r>
        <w:rPr>
          <w:sz w:val="16"/>
          <w:szCs w:val="12"/>
        </w:rPr>
        <w:t>Lasserre</w:t>
      </w:r>
      <w:proofErr w:type="spellEnd"/>
      <w:r>
        <w:rPr>
          <w:sz w:val="16"/>
          <w:szCs w:val="12"/>
        </w:rPr>
        <w:t xml:space="preserve">, J, </w:t>
      </w:r>
      <w:proofErr w:type="spellStart"/>
      <w:r>
        <w:rPr>
          <w:sz w:val="16"/>
          <w:szCs w:val="12"/>
        </w:rPr>
        <w:t>Vlahovicek</w:t>
      </w:r>
      <w:proofErr w:type="spellEnd"/>
      <w:r>
        <w:rPr>
          <w:sz w:val="16"/>
          <w:szCs w:val="12"/>
        </w:rPr>
        <w:t xml:space="preserve">, K, &amp; </w:t>
      </w:r>
      <w:proofErr w:type="spellStart"/>
      <w:r>
        <w:rPr>
          <w:sz w:val="16"/>
          <w:szCs w:val="12"/>
        </w:rPr>
        <w:t>Vingron</w:t>
      </w:r>
      <w:proofErr w:type="spellEnd"/>
      <w:r>
        <w:rPr>
          <w:sz w:val="16"/>
          <w:szCs w:val="12"/>
        </w:rPr>
        <w:t xml:space="preserve">, M. (2010) Histone modification levels are predictive for gene expression. </w:t>
      </w:r>
      <w:proofErr w:type="gramStart"/>
      <w:r>
        <w:rPr>
          <w:sz w:val="16"/>
          <w:szCs w:val="12"/>
        </w:rPr>
        <w:t xml:space="preserve">Proceedings of the National Academy of Sciences of the United States of America </w:t>
      </w:r>
      <w:r>
        <w:rPr>
          <w:b/>
          <w:bCs/>
          <w:sz w:val="16"/>
          <w:szCs w:val="12"/>
        </w:rPr>
        <w:t>107</w:t>
      </w:r>
      <w:r>
        <w:rPr>
          <w:sz w:val="16"/>
          <w:szCs w:val="12"/>
        </w:rPr>
        <w:t>, 2926–31.</w:t>
      </w:r>
      <w:proofErr w:type="gramEnd"/>
    </w:p>
    <w:p w14:paraId="44DCA209" w14:textId="77777777" w:rsidR="008E038E" w:rsidRDefault="008E038E">
      <w:pPr>
        <w:pStyle w:val="bibitem"/>
        <w:widowControl/>
        <w:spacing w:before="28" w:after="240" w:line="480" w:lineRule="auto"/>
        <w:ind w:left="450" w:firstLine="0"/>
      </w:pPr>
    </w:p>
    <w:sectPr w:rsidR="008E038E">
      <w:footerReference w:type="default" r:id="rId11"/>
      <w:pgSz w:w="11960" w:h="16900"/>
      <w:pgMar w:top="1418" w:right="1701" w:bottom="1701" w:left="1701" w:header="0" w:footer="720" w:gutter="0"/>
      <w:cols w:space="720"/>
      <w:formProt w:val="0"/>
      <w:docGrid w:linePitch="240"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1270A" w14:textId="77777777" w:rsidR="00C865B6" w:rsidRDefault="00C865B6">
      <w:r>
        <w:separator/>
      </w:r>
    </w:p>
  </w:endnote>
  <w:endnote w:type="continuationSeparator" w:id="0">
    <w:p w14:paraId="6F3625D1" w14:textId="77777777" w:rsidR="00C865B6" w:rsidRDefault="00C86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4BCE0" w14:textId="77777777" w:rsidR="00C865B6" w:rsidRDefault="00C865B6">
    <w:pPr>
      <w:widowControl w:val="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089B5" w14:textId="77777777" w:rsidR="00C865B6" w:rsidRDefault="00C865B6">
      <w:r>
        <w:separator/>
      </w:r>
    </w:p>
  </w:footnote>
  <w:footnote w:type="continuationSeparator" w:id="0">
    <w:p w14:paraId="7B727A82" w14:textId="77777777" w:rsidR="00C865B6" w:rsidRDefault="00C865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8E67CE"/>
    <w:multiLevelType w:val="multilevel"/>
    <w:tmpl w:val="4BF0BD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E038E"/>
    <w:rsid w:val="00046273"/>
    <w:rsid w:val="000A57B8"/>
    <w:rsid w:val="004623C1"/>
    <w:rsid w:val="005A05F3"/>
    <w:rsid w:val="006B08F3"/>
    <w:rsid w:val="006B19E9"/>
    <w:rsid w:val="00801902"/>
    <w:rsid w:val="00830E9F"/>
    <w:rsid w:val="008E038E"/>
    <w:rsid w:val="009227A4"/>
    <w:rsid w:val="00BA010F"/>
    <w:rsid w:val="00C865B6"/>
    <w:rsid w:val="00C904C2"/>
    <w:rsid w:val="00D7179B"/>
    <w:rsid w:val="00DE7E11"/>
    <w:rsid w:val="00EF1D1E"/>
    <w:rsid w:val="00F01983"/>
    <w:rsid w:val="00F516A6"/>
    <w:rsid w:val="00FB1A9A"/>
    <w:rsid w:val="00FE28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34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jc w:val="both"/>
    </w:pPr>
    <w:rPr>
      <w:rFonts w:ascii="Times New Roman" w:eastAsia="Times New Roman" w:hAnsi="Times New Roman" w:cs="Times New Roman"/>
      <w:sz w:val="20"/>
      <w:szCs w:val="20"/>
      <w:lang w:eastAsia="en-US"/>
    </w:rPr>
  </w:style>
  <w:style w:type="paragraph" w:styleId="Heading1">
    <w:name w:val="heading 1"/>
    <w:basedOn w:val="Normal"/>
    <w:next w:val="Textbody"/>
    <w:pPr>
      <w:keepNext/>
      <w:widowControl w:val="0"/>
      <w:spacing w:before="240" w:after="120"/>
      <w:jc w:val="left"/>
      <w:outlineLvl w:val="0"/>
    </w:pPr>
    <w:rPr>
      <w:b/>
      <w:bCs/>
      <w:sz w:val="40"/>
      <w:szCs w:val="40"/>
    </w:rPr>
  </w:style>
  <w:style w:type="paragraph" w:styleId="Heading2">
    <w:name w:val="heading 2"/>
    <w:basedOn w:val="Normal"/>
    <w:next w:val="Textbody"/>
    <w:pPr>
      <w:keepNext/>
      <w:widowControl w:val="0"/>
      <w:numPr>
        <w:ilvl w:val="1"/>
        <w:numId w:val="1"/>
      </w:numPr>
      <w:spacing w:before="240" w:after="120"/>
      <w:jc w:val="left"/>
      <w:outlineLvl w:val="1"/>
    </w:pPr>
    <w:rPr>
      <w:b/>
      <w:bCs/>
      <w:sz w:val="32"/>
      <w:szCs w:val="32"/>
    </w:rPr>
  </w:style>
  <w:style w:type="paragraph" w:styleId="Heading3">
    <w:name w:val="heading 3"/>
    <w:basedOn w:val="Normal"/>
    <w:next w:val="Textbody"/>
    <w:pPr>
      <w:keepNext/>
      <w:widowControl w:val="0"/>
      <w:numPr>
        <w:ilvl w:val="2"/>
        <w:numId w:val="1"/>
      </w:numPr>
      <w:spacing w:before="240" w:after="120"/>
      <w:jc w:val="left"/>
      <w:outlineLvl w:val="2"/>
    </w:pPr>
    <w:rPr>
      <w:b/>
      <w:bCs/>
      <w:sz w:val="32"/>
      <w:szCs w:val="32"/>
    </w:rPr>
  </w:style>
  <w:style w:type="paragraph" w:styleId="Heading4">
    <w:name w:val="heading 4"/>
    <w:basedOn w:val="Normal"/>
    <w:next w:val="Textbody"/>
    <w:pPr>
      <w:keepNext/>
      <w:widowControl w:val="0"/>
      <w:numPr>
        <w:ilvl w:val="3"/>
        <w:numId w:val="1"/>
      </w:numPr>
      <w:spacing w:before="240" w:after="120"/>
      <w:jc w:val="left"/>
      <w:outlineLvl w:val="3"/>
    </w:pPr>
    <w:rPr>
      <w:b/>
      <w:bCs/>
      <w:sz w:val="24"/>
      <w:szCs w:val="24"/>
    </w:rPr>
  </w:style>
  <w:style w:type="paragraph" w:styleId="Heading5">
    <w:name w:val="heading 5"/>
    <w:basedOn w:val="Normal"/>
    <w:next w:val="Textbody"/>
    <w:pPr>
      <w:keepNext/>
      <w:widowControl w:val="0"/>
      <w:numPr>
        <w:ilvl w:val="4"/>
        <w:numId w:val="1"/>
      </w:numPr>
      <w:spacing w:before="240" w:after="120"/>
      <w:jc w:val="left"/>
      <w:outlineLvl w:val="4"/>
    </w:pPr>
    <w:rPr>
      <w:b/>
      <w:bCs/>
      <w:sz w:val="24"/>
      <w:szCs w:val="24"/>
    </w:rPr>
  </w:style>
  <w:style w:type="paragraph" w:styleId="Heading6">
    <w:name w:val="heading 6"/>
    <w:basedOn w:val="Normal"/>
    <w:next w:val="Textbody"/>
    <w:pPr>
      <w:keepNext/>
      <w:widowControl w:val="0"/>
      <w:numPr>
        <w:ilvl w:val="5"/>
        <w:numId w:val="1"/>
      </w:numPr>
      <w:spacing w:before="240" w:after="120"/>
      <w:jc w:val="left"/>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w:hAnsi="Calibri"/>
      <w:b/>
      <w:bCs/>
      <w:sz w:val="32"/>
      <w:szCs w:val="32"/>
      <w:lang w:val="en-US"/>
    </w:rPr>
  </w:style>
  <w:style w:type="character" w:customStyle="1" w:styleId="Heading2Char">
    <w:name w:val="Heading 2 Char"/>
    <w:basedOn w:val="DefaultParagraphFont"/>
    <w:rPr>
      <w:rFonts w:ascii="Calibri" w:hAnsi="Calibri"/>
      <w:b/>
      <w:bCs/>
      <w:i/>
      <w:iCs/>
      <w:sz w:val="28"/>
      <w:szCs w:val="28"/>
      <w:lang w:val="en-US"/>
    </w:rPr>
  </w:style>
  <w:style w:type="character" w:customStyle="1" w:styleId="Heading3Char">
    <w:name w:val="Heading 3 Char"/>
    <w:basedOn w:val="DefaultParagraphFont"/>
    <w:rPr>
      <w:rFonts w:ascii="Calibri" w:hAnsi="Calibri"/>
      <w:b/>
      <w:bCs/>
      <w:sz w:val="26"/>
      <w:szCs w:val="26"/>
      <w:lang w:val="en-US"/>
    </w:rPr>
  </w:style>
  <w:style w:type="character" w:customStyle="1" w:styleId="Heading4Char">
    <w:name w:val="Heading 4 Char"/>
    <w:basedOn w:val="DefaultParagraphFont"/>
    <w:rPr>
      <w:rFonts w:ascii="Cambria" w:hAnsi="Cambria"/>
      <w:b/>
      <w:bCs/>
      <w:sz w:val="28"/>
      <w:szCs w:val="28"/>
      <w:lang w:val="en-US"/>
    </w:rPr>
  </w:style>
  <w:style w:type="character" w:customStyle="1" w:styleId="Heading5Char">
    <w:name w:val="Heading 5 Char"/>
    <w:basedOn w:val="DefaultParagraphFont"/>
    <w:rPr>
      <w:rFonts w:ascii="Cambria" w:hAnsi="Cambria"/>
      <w:b/>
      <w:bCs/>
      <w:i/>
      <w:iCs/>
      <w:sz w:val="26"/>
      <w:szCs w:val="26"/>
      <w:lang w:val="en-US"/>
    </w:rPr>
  </w:style>
  <w:style w:type="character" w:customStyle="1" w:styleId="Heading6Char">
    <w:name w:val="Heading 6 Char"/>
    <w:basedOn w:val="DefaultParagraphFont"/>
    <w:rPr>
      <w:rFonts w:ascii="Cambria" w:hAnsi="Cambria"/>
      <w:b/>
      <w:bCs/>
      <w:sz w:val="22"/>
      <w:szCs w:val="22"/>
      <w:lang w:val="en-US"/>
    </w:rPr>
  </w:style>
  <w:style w:type="character" w:customStyle="1" w:styleId="TitleChar">
    <w:name w:val="Title Char"/>
    <w:basedOn w:val="DefaultParagraphFont"/>
    <w:rPr>
      <w:rFonts w:ascii="Calibri" w:hAnsi="Calibri"/>
      <w:b/>
      <w:bCs/>
      <w:sz w:val="32"/>
      <w:szCs w:val="32"/>
      <w:lang w:val="en-US"/>
    </w:rPr>
  </w:style>
  <w:style w:type="character" w:customStyle="1" w:styleId="FooterChar">
    <w:name w:val="Footer Char"/>
    <w:basedOn w:val="DefaultParagraphFont"/>
    <w:rPr>
      <w:lang w:val="en-US"/>
    </w:rPr>
  </w:style>
  <w:style w:type="character" w:customStyle="1" w:styleId="HeaderChar">
    <w:name w:val="Header Char"/>
    <w:basedOn w:val="DefaultParagraphFont"/>
    <w:rPr>
      <w:lang w:val="en-US"/>
    </w:rPr>
  </w:style>
  <w:style w:type="character" w:customStyle="1" w:styleId="QuoteChar">
    <w:name w:val="Quote Char"/>
    <w:basedOn w:val="DefaultParagraphFont"/>
    <w:rPr>
      <w:i/>
      <w:iCs/>
      <w:color w:val="000000"/>
      <w:lang w:val="en-US"/>
    </w:rPr>
  </w:style>
  <w:style w:type="character" w:customStyle="1" w:styleId="FootnoteTextChar">
    <w:name w:val="Footnote Text Char"/>
    <w:basedOn w:val="DefaultParagraphFont"/>
    <w:rPr>
      <w:sz w:val="24"/>
      <w:szCs w:val="24"/>
      <w:lang w:val="en-US"/>
    </w:rPr>
  </w:style>
  <w:style w:type="character" w:customStyle="1" w:styleId="EndnoteTextChar">
    <w:name w:val="Endnote Text Char"/>
    <w:basedOn w:val="DefaultParagraphFont"/>
    <w:rPr>
      <w:sz w:val="24"/>
      <w:szCs w:val="24"/>
      <w:lang w:val="en-US"/>
    </w:rPr>
  </w:style>
  <w:style w:type="character" w:styleId="FootnoteReference">
    <w:name w:val="footnote reference"/>
    <w:basedOn w:val="DefaultParagraphFont"/>
    <w:rPr>
      <w:vertAlign w:val="superscript"/>
    </w:rPr>
  </w:style>
  <w:style w:type="character" w:styleId="EndnoteReference">
    <w:name w:val="endnote reference"/>
    <w:basedOn w:val="DefaultParagraphFont"/>
    <w:rPr>
      <w:vertAlign w:val="superscript"/>
    </w:rPr>
  </w:style>
  <w:style w:type="character" w:customStyle="1" w:styleId="BalloonTextChar">
    <w:name w:val="Balloon Text Char"/>
    <w:basedOn w:val="DefaultParagraphFont"/>
    <w:rPr>
      <w:rFonts w:ascii="Lucida Grande" w:hAnsi="Lucida Grande" w:cs="Lucida Grande"/>
      <w:sz w:val="18"/>
      <w:szCs w:val="18"/>
      <w:lang w:val="en-US"/>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lang w:val="en-US"/>
    </w:rPr>
  </w:style>
  <w:style w:type="character" w:customStyle="1" w:styleId="CommentSubjectChar">
    <w:name w:val="Comment Subject Char"/>
    <w:basedOn w:val="CommentTextChar"/>
    <w:rPr>
      <w:b/>
      <w:bCs/>
      <w:sz w:val="24"/>
      <w:szCs w:val="24"/>
      <w:lang w:val="en-US"/>
    </w:rPr>
  </w:style>
  <w:style w:type="paragraph" w:customStyle="1" w:styleId="Heading">
    <w:name w:val="Heading"/>
    <w:basedOn w:val="Normal"/>
    <w:next w:val="Textbody"/>
    <w:pPr>
      <w:keepNext/>
      <w:spacing w:before="240" w:after="120"/>
    </w:pPr>
    <w:rPr>
      <w:rFonts w:ascii="Arial" w:eastAsia="Droid Sans" w:hAnsi="Arial" w:cs="Lohit Hindi"/>
      <w:sz w:val="28"/>
      <w:szCs w:val="28"/>
    </w:rPr>
  </w:style>
  <w:style w:type="paragraph" w:customStyle="1" w:styleId="Textbody">
    <w:name w:val="Text body"/>
    <w:basedOn w:val="Normal"/>
    <w:pPr>
      <w:spacing w:after="120"/>
    </w:pPr>
  </w:style>
  <w:style w:type="paragraph" w:styleId="List">
    <w:name w:val="List"/>
    <w:basedOn w:val="Normal"/>
    <w:pPr>
      <w:tabs>
        <w:tab w:val="left" w:pos="566"/>
      </w:tabs>
      <w:spacing w:after="120"/>
      <w:ind w:left="283" w:hanging="283"/>
      <w:jc w:val="left"/>
    </w:pPr>
    <w:rPr>
      <w:rFonts w:cs="Lohit Hindi"/>
    </w:rPr>
  </w:style>
  <w:style w:type="paragraph" w:styleId="Caption">
    <w:name w:val="caption"/>
    <w:basedOn w:val="Normal"/>
    <w:pPr>
      <w:keepLines/>
      <w:spacing w:before="120" w:after="120"/>
      <w:jc w:val="left"/>
    </w:pPr>
    <w:rPr>
      <w:sz w:val="24"/>
      <w:szCs w:val="24"/>
    </w:rPr>
  </w:style>
  <w:style w:type="paragraph" w:customStyle="1" w:styleId="Index">
    <w:name w:val="Index"/>
    <w:basedOn w:val="Normal"/>
    <w:pPr>
      <w:suppressLineNumbers/>
    </w:pPr>
    <w:rPr>
      <w:rFonts w:cs="Lohit Hindi"/>
    </w:rPr>
  </w:style>
  <w:style w:type="paragraph" w:customStyle="1" w:styleId="Part">
    <w:name w:val="Part"/>
    <w:basedOn w:val="Normal"/>
    <w:pPr>
      <w:keepNext/>
      <w:widowControl w:val="0"/>
      <w:spacing w:before="240" w:after="120"/>
      <w:jc w:val="center"/>
    </w:pPr>
    <w:rPr>
      <w:b/>
      <w:bCs/>
      <w:sz w:val="40"/>
      <w:szCs w:val="40"/>
    </w:rPr>
  </w:style>
  <w:style w:type="paragraph" w:customStyle="1" w:styleId="rightpar">
    <w:name w:val="rightpar"/>
    <w:basedOn w:val="Normal"/>
    <w:pPr>
      <w:keepLines/>
      <w:spacing w:before="120" w:after="120"/>
      <w:jc w:val="right"/>
    </w:pPr>
    <w:rPr>
      <w:sz w:val="24"/>
      <w:szCs w:val="24"/>
    </w:rPr>
  </w:style>
  <w:style w:type="paragraph" w:customStyle="1" w:styleId="centerpar">
    <w:name w:val="centerpar"/>
    <w:basedOn w:val="Normal"/>
    <w:pPr>
      <w:keepLines/>
      <w:spacing w:before="120" w:after="120"/>
      <w:jc w:val="center"/>
    </w:pPr>
    <w:rPr>
      <w:sz w:val="24"/>
      <w:szCs w:val="24"/>
    </w:rPr>
  </w:style>
  <w:style w:type="paragraph" w:customStyle="1" w:styleId="equation">
    <w:name w:val="equation"/>
    <w:basedOn w:val="Normal"/>
    <w:pPr>
      <w:keepLines/>
      <w:spacing w:before="120" w:after="120"/>
      <w:jc w:val="left"/>
    </w:pPr>
    <w:rPr>
      <w:sz w:val="24"/>
      <w:szCs w:val="24"/>
    </w:rPr>
  </w:style>
  <w:style w:type="paragraph" w:customStyle="1" w:styleId="equationNum">
    <w:name w:val="equationNum"/>
    <w:basedOn w:val="Normal"/>
    <w:pPr>
      <w:keepLines/>
      <w:spacing w:before="120" w:after="120"/>
      <w:jc w:val="left"/>
    </w:pPr>
    <w:rPr>
      <w:sz w:val="24"/>
      <w:szCs w:val="24"/>
    </w:rPr>
  </w:style>
  <w:style w:type="paragraph" w:customStyle="1" w:styleId="equationAlign">
    <w:name w:val="equationAlign"/>
    <w:basedOn w:val="Normal"/>
    <w:pPr>
      <w:keepLines/>
      <w:spacing w:before="120" w:after="120"/>
      <w:jc w:val="left"/>
    </w:pPr>
    <w:rPr>
      <w:sz w:val="24"/>
      <w:szCs w:val="24"/>
    </w:rPr>
  </w:style>
  <w:style w:type="paragraph" w:customStyle="1" w:styleId="equationAlignNum">
    <w:name w:val="equationAlignNum"/>
    <w:basedOn w:val="Normal"/>
    <w:pPr>
      <w:keepLines/>
      <w:spacing w:before="120" w:after="120"/>
      <w:jc w:val="left"/>
    </w:pPr>
    <w:rPr>
      <w:sz w:val="24"/>
      <w:szCs w:val="24"/>
    </w:rPr>
  </w:style>
  <w:style w:type="paragraph" w:customStyle="1" w:styleId="equationArray">
    <w:name w:val="equationArray"/>
    <w:basedOn w:val="Normal"/>
    <w:pPr>
      <w:keepLines/>
      <w:spacing w:before="120" w:after="120"/>
      <w:jc w:val="left"/>
    </w:pPr>
    <w:rPr>
      <w:sz w:val="24"/>
      <w:szCs w:val="24"/>
    </w:rPr>
  </w:style>
  <w:style w:type="paragraph" w:customStyle="1" w:styleId="equationArrayNum">
    <w:name w:val="equationArrayNum"/>
    <w:basedOn w:val="Normal"/>
    <w:pPr>
      <w:keepLines/>
      <w:spacing w:before="120" w:after="120"/>
      <w:jc w:val="left"/>
    </w:pPr>
    <w:rPr>
      <w:sz w:val="24"/>
      <w:szCs w:val="24"/>
    </w:rPr>
  </w:style>
  <w:style w:type="paragraph" w:customStyle="1" w:styleId="theorem">
    <w:name w:val="theorem"/>
    <w:basedOn w:val="Normal"/>
    <w:pPr>
      <w:keepLines/>
      <w:spacing w:before="120" w:after="120"/>
      <w:jc w:val="left"/>
    </w:pPr>
  </w:style>
  <w:style w:type="paragraph" w:customStyle="1" w:styleId="bitmapCenter">
    <w:name w:val="bitmapCenter"/>
    <w:basedOn w:val="Normal"/>
    <w:pPr>
      <w:keepLines/>
      <w:spacing w:before="120" w:after="120"/>
      <w:jc w:val="left"/>
    </w:pPr>
    <w:rPr>
      <w:sz w:val="24"/>
      <w:szCs w:val="24"/>
    </w:rPr>
  </w:style>
  <w:style w:type="paragraph" w:styleId="Title">
    <w:name w:val="Title"/>
    <w:basedOn w:val="Normal"/>
    <w:next w:val="Subtitle"/>
    <w:pPr>
      <w:widowControl w:val="0"/>
      <w:spacing w:before="240" w:after="240"/>
      <w:jc w:val="center"/>
    </w:pPr>
    <w:rPr>
      <w:b/>
      <w:bCs/>
      <w:sz w:val="36"/>
      <w:szCs w:val="36"/>
    </w:rPr>
  </w:style>
  <w:style w:type="paragraph" w:styleId="Subtitle">
    <w:name w:val="Subtitle"/>
    <w:basedOn w:val="Heading"/>
    <w:next w:val="Textbody"/>
    <w:pPr>
      <w:jc w:val="center"/>
    </w:pPr>
    <w:rPr>
      <w:i/>
      <w:iCs/>
    </w:rPr>
  </w:style>
  <w:style w:type="paragraph" w:customStyle="1" w:styleId="author">
    <w:name w:val="author"/>
    <w:basedOn w:val="Normal"/>
    <w:pPr>
      <w:widowControl w:val="0"/>
      <w:spacing w:after="120"/>
      <w:jc w:val="center"/>
    </w:pPr>
  </w:style>
  <w:style w:type="paragraph" w:styleId="Footer">
    <w:name w:val="footer"/>
    <w:basedOn w:val="Normal"/>
    <w:pPr>
      <w:widowControl w:val="0"/>
      <w:suppressLineNumbers/>
      <w:tabs>
        <w:tab w:val="center" w:pos="4536"/>
        <w:tab w:val="right" w:pos="9072"/>
      </w:tabs>
      <w:jc w:val="left"/>
    </w:pPr>
  </w:style>
  <w:style w:type="paragraph" w:styleId="Header">
    <w:name w:val="header"/>
    <w:basedOn w:val="Normal"/>
    <w:pPr>
      <w:widowControl w:val="0"/>
      <w:suppressLineNumbers/>
      <w:tabs>
        <w:tab w:val="center" w:pos="4536"/>
        <w:tab w:val="right" w:pos="9072"/>
      </w:tabs>
      <w:jc w:val="left"/>
    </w:pPr>
  </w:style>
  <w:style w:type="paragraph" w:customStyle="1" w:styleId="Figure">
    <w:name w:val="Figure"/>
    <w:basedOn w:val="Normal"/>
    <w:pPr>
      <w:keepLines/>
      <w:spacing w:before="120"/>
      <w:jc w:val="center"/>
    </w:pPr>
  </w:style>
  <w:style w:type="paragraph" w:customStyle="1" w:styleId="Table">
    <w:name w:val="Table"/>
    <w:basedOn w:val="Normal"/>
    <w:pPr>
      <w:keepLines/>
      <w:spacing w:before="120"/>
      <w:jc w:val="center"/>
    </w:pPr>
  </w:style>
  <w:style w:type="paragraph" w:customStyle="1" w:styleId="Tabular">
    <w:name w:val="Tabular"/>
    <w:basedOn w:val="Normal"/>
    <w:pPr>
      <w:keepLines/>
      <w:spacing w:before="120"/>
      <w:jc w:val="center"/>
    </w:pPr>
  </w:style>
  <w:style w:type="paragraph" w:customStyle="1" w:styleId="Tabbing">
    <w:name w:val="Tabbing"/>
    <w:basedOn w:val="Normal"/>
    <w:pPr>
      <w:keepLines/>
      <w:spacing w:before="120"/>
      <w:jc w:val="center"/>
    </w:pPr>
  </w:style>
  <w:style w:type="paragraph" w:styleId="Quote">
    <w:name w:val="Quote"/>
    <w:basedOn w:val="Normal"/>
    <w:pPr>
      <w:ind w:left="1024" w:right="1024" w:firstLine="340"/>
    </w:pPr>
  </w:style>
  <w:style w:type="paragraph" w:customStyle="1" w:styleId="verbatim">
    <w:name w:val="verbatim"/>
    <w:pPr>
      <w:tabs>
        <w:tab w:val="left" w:pos="720"/>
      </w:tabs>
      <w:suppressAutoHyphens/>
    </w:pPr>
    <w:rPr>
      <w:rFonts w:ascii="Courier New" w:eastAsia="Times New Roman" w:hAnsi="Courier New" w:cs="Courier New"/>
      <w:sz w:val="20"/>
      <w:szCs w:val="20"/>
      <w:lang w:eastAsia="en-US"/>
    </w:rPr>
  </w:style>
  <w:style w:type="paragraph" w:customStyle="1" w:styleId="List1">
    <w:name w:val="List 1"/>
    <w:basedOn w:val="Normal"/>
    <w:pPr>
      <w:tabs>
        <w:tab w:val="left" w:pos="566"/>
      </w:tabs>
      <w:spacing w:after="120"/>
      <w:ind w:left="283" w:hanging="283"/>
      <w:jc w:val="left"/>
    </w:pPr>
  </w:style>
  <w:style w:type="paragraph" w:customStyle="1" w:styleId="latexpicture">
    <w:name w:val="latex picture"/>
    <w:basedOn w:val="Normal"/>
    <w:pPr>
      <w:keepLines/>
      <w:spacing w:before="120" w:after="120"/>
      <w:jc w:val="center"/>
    </w:pPr>
    <w:rPr>
      <w:sz w:val="24"/>
      <w:szCs w:val="24"/>
    </w:rPr>
  </w:style>
  <w:style w:type="paragraph" w:customStyle="1" w:styleId="subfigure">
    <w:name w:val="subfigure"/>
    <w:basedOn w:val="Normal"/>
    <w:pPr>
      <w:keepLines/>
      <w:spacing w:before="120" w:after="120"/>
      <w:jc w:val="center"/>
    </w:pPr>
    <w:rPr>
      <w:sz w:val="24"/>
      <w:szCs w:val="24"/>
    </w:rPr>
  </w:style>
  <w:style w:type="paragraph" w:customStyle="1" w:styleId="bibheading">
    <w:name w:val="bibheading"/>
    <w:basedOn w:val="Normal"/>
    <w:pPr>
      <w:keepNext/>
      <w:widowControl w:val="0"/>
      <w:spacing w:before="240" w:after="120"/>
      <w:jc w:val="left"/>
    </w:pPr>
    <w:rPr>
      <w:b/>
      <w:bCs/>
      <w:sz w:val="32"/>
      <w:szCs w:val="32"/>
    </w:rPr>
  </w:style>
  <w:style w:type="paragraph" w:customStyle="1" w:styleId="bibitem">
    <w:name w:val="bibitem"/>
    <w:basedOn w:val="Normal"/>
    <w:pPr>
      <w:widowControl w:val="0"/>
      <w:ind w:left="567" w:hanging="567"/>
      <w:jc w:val="left"/>
    </w:pPr>
  </w:style>
  <w:style w:type="paragraph" w:customStyle="1" w:styleId="endnotes">
    <w:name w:val="endnotes"/>
    <w:basedOn w:val="Normal"/>
    <w:pPr>
      <w:tabs>
        <w:tab w:val="left" w:pos="566"/>
      </w:tabs>
      <w:spacing w:after="120"/>
      <w:ind w:left="283" w:hanging="283"/>
      <w:jc w:val="left"/>
    </w:pPr>
  </w:style>
  <w:style w:type="paragraph" w:styleId="FootnoteText">
    <w:name w:val="footnote text"/>
    <w:basedOn w:val="Normal"/>
    <w:pPr>
      <w:widowControl w:val="0"/>
      <w:ind w:left="397" w:hanging="113"/>
      <w:jc w:val="left"/>
    </w:pPr>
  </w:style>
  <w:style w:type="paragraph" w:styleId="EndnoteText">
    <w:name w:val="endnote text"/>
    <w:basedOn w:val="Normal"/>
    <w:pPr>
      <w:widowControl w:val="0"/>
      <w:ind w:left="454" w:hanging="170"/>
    </w:pPr>
  </w:style>
  <w:style w:type="paragraph" w:customStyle="1" w:styleId="acronym">
    <w:name w:val="acronym"/>
    <w:basedOn w:val="Normal"/>
    <w:pPr>
      <w:keepNext/>
      <w:widowControl w:val="0"/>
      <w:spacing w:before="60" w:after="60"/>
      <w:jc w:val="left"/>
    </w:pPr>
  </w:style>
  <w:style w:type="paragraph" w:customStyle="1" w:styleId="abstracttitle">
    <w:name w:val="abstract title"/>
    <w:basedOn w:val="Normal"/>
    <w:pPr>
      <w:widowControl w:val="0"/>
      <w:spacing w:after="120"/>
      <w:jc w:val="center"/>
    </w:pPr>
    <w:rPr>
      <w:b/>
      <w:bCs/>
    </w:rPr>
  </w:style>
  <w:style w:type="paragraph" w:customStyle="1" w:styleId="abstract">
    <w:name w:val="abstract"/>
    <w:basedOn w:val="Normal"/>
    <w:pPr>
      <w:ind w:left="1024" w:right="1024" w:firstLine="340"/>
    </w:pPr>
  </w:style>
  <w:style w:type="paragraph" w:customStyle="1" w:styleId="contentsheading">
    <w:name w:val="contents_heading"/>
    <w:basedOn w:val="Normal"/>
    <w:pPr>
      <w:keepNext/>
      <w:widowControl w:val="0"/>
      <w:spacing w:before="240" w:after="120"/>
      <w:jc w:val="left"/>
    </w:pPr>
    <w:rPr>
      <w:b/>
      <w:bCs/>
    </w:rPr>
  </w:style>
  <w:style w:type="paragraph" w:customStyle="1" w:styleId="Contents1">
    <w:name w:val="Contents 1"/>
    <w:basedOn w:val="Normal"/>
    <w:pPr>
      <w:keepNext/>
      <w:widowControl w:val="0"/>
      <w:tabs>
        <w:tab w:val="right" w:leader="dot" w:pos="8647"/>
      </w:tabs>
      <w:spacing w:before="240" w:after="60"/>
      <w:ind w:left="425"/>
      <w:jc w:val="left"/>
    </w:pPr>
    <w:rPr>
      <w:b/>
      <w:bCs/>
    </w:rPr>
  </w:style>
  <w:style w:type="paragraph" w:customStyle="1" w:styleId="Contents2">
    <w:name w:val="Contents 2"/>
    <w:basedOn w:val="Normal"/>
    <w:pPr>
      <w:keepNext/>
      <w:widowControl w:val="0"/>
      <w:tabs>
        <w:tab w:val="right" w:leader="dot" w:pos="8734"/>
      </w:tabs>
      <w:spacing w:before="60" w:after="60"/>
      <w:ind w:left="512"/>
      <w:jc w:val="left"/>
    </w:pPr>
  </w:style>
  <w:style w:type="paragraph" w:customStyle="1" w:styleId="Contents3">
    <w:name w:val="Contents 3"/>
    <w:basedOn w:val="Normal"/>
    <w:pPr>
      <w:keepNext/>
      <w:widowControl w:val="0"/>
      <w:tabs>
        <w:tab w:val="right" w:leader="dot" w:pos="9246"/>
      </w:tabs>
      <w:spacing w:before="60" w:after="60"/>
      <w:ind w:left="1024"/>
      <w:jc w:val="left"/>
    </w:pPr>
  </w:style>
  <w:style w:type="paragraph" w:customStyle="1" w:styleId="Contents4">
    <w:name w:val="Contents 4"/>
    <w:basedOn w:val="Normal"/>
    <w:pPr>
      <w:keepNext/>
      <w:widowControl w:val="0"/>
      <w:tabs>
        <w:tab w:val="right" w:leader="dot" w:pos="9758"/>
      </w:tabs>
      <w:spacing w:before="60" w:after="60"/>
      <w:ind w:left="1536"/>
      <w:jc w:val="left"/>
    </w:pPr>
  </w:style>
  <w:style w:type="paragraph" w:customStyle="1" w:styleId="Contents5">
    <w:name w:val="Contents 5"/>
    <w:basedOn w:val="Normal"/>
    <w:pPr>
      <w:keepNext/>
      <w:widowControl w:val="0"/>
      <w:tabs>
        <w:tab w:val="right" w:leader="dot" w:pos="10270"/>
      </w:tabs>
      <w:spacing w:before="60" w:after="60"/>
      <w:ind w:left="2048"/>
      <w:jc w:val="left"/>
    </w:pPr>
  </w:style>
  <w:style w:type="paragraph" w:customStyle="1" w:styleId="Contents6">
    <w:name w:val="Contents 6"/>
    <w:basedOn w:val="Normal"/>
    <w:pPr>
      <w:keepNext/>
      <w:widowControl w:val="0"/>
      <w:tabs>
        <w:tab w:val="right" w:leader="dot" w:pos="10782"/>
      </w:tabs>
      <w:spacing w:before="60" w:after="60"/>
      <w:ind w:left="2560"/>
      <w:jc w:val="left"/>
    </w:pPr>
  </w:style>
  <w:style w:type="paragraph" w:styleId="BalloonText">
    <w:name w:val="Balloon Text"/>
    <w:basedOn w:val="Normal"/>
    <w:rPr>
      <w:rFonts w:ascii="Lucida Grande" w:hAnsi="Lucida Grande" w:cs="Lucida Grande"/>
      <w:sz w:val="18"/>
      <w:szCs w:val="18"/>
    </w:rPr>
  </w:style>
  <w:style w:type="paragraph" w:styleId="CommentText">
    <w:name w:val="annotation text"/>
    <w:basedOn w:val="Normal"/>
    <w:rPr>
      <w:sz w:val="24"/>
      <w:szCs w:val="24"/>
    </w:rPr>
  </w:style>
  <w:style w:type="paragraph" w:styleId="CommentSubject">
    <w:name w:val="annotation subject"/>
    <w:basedOn w:val="CommentText"/>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3128</Words>
  <Characters>17831</Characters>
  <Application>Microsoft Macintosh Word</Application>
  <DocSecurity>0</DocSecurity>
  <Lines>148</Lines>
  <Paragraphs>41</Paragraphs>
  <ScaleCrop>false</ScaleCrop>
  <Company/>
  <LinksUpToDate>false</LinksUpToDate>
  <CharactersWithSpaces>20918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10wk_report.tex</dc:title>
  <dc:creator>Ben Moore</dc:creator>
  <dc:description>Created using latex2rtf 2.3.1 r1217 (released Oct 04 2012) on Mon Dec  3 14:29:36 2012</dc:description>
  <cp:lastModifiedBy>Ben Moore</cp:lastModifiedBy>
  <cp:revision>17</cp:revision>
  <dcterms:created xsi:type="dcterms:W3CDTF">2012-12-03T17:09:00Z</dcterms:created>
  <dcterms:modified xsi:type="dcterms:W3CDTF">2012-12-11T17:05:00Z</dcterms:modified>
</cp:coreProperties>
</file>